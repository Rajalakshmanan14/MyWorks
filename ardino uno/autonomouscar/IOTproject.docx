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000000" w:themeColor="text1"/>
          <w:sz w:val="32"/>
          <w:szCs w:val="32"/>
        </w:rPr>
        <w:id w:val="1097056280"/>
        <w:docPartObj>
          <w:docPartGallery w:val="Cover Pages"/>
          <w:docPartUnique/>
        </w:docPartObj>
      </w:sdtPr>
      <w:sdtEndPr>
        <w:rPr>
          <w:color w:val="auto"/>
          <w:szCs w:val="22"/>
          <w:lang w:val="en-US"/>
        </w:rPr>
      </w:sdtEndPr>
      <w:sdtContent>
        <w:p w:rsidR="00D82E49" w:rsidRDefault="00D82E49">
          <w:pPr>
            <w:jc w:val="right"/>
            <w:rPr>
              <w:color w:val="000000" w:themeColor="text1"/>
              <w:sz w:val="32"/>
              <w:szCs w:val="32"/>
            </w:rPr>
          </w:pPr>
          <w:sdt>
            <w:sdtPr>
              <w:rPr>
                <w:color w:val="000000" w:themeColor="text1"/>
                <w:sz w:val="32"/>
                <w:szCs w:val="32"/>
              </w:rPr>
              <w:alias w:val="Date"/>
              <w:id w:val="19000712"/>
              <w:placeholder>
                <w:docPart w:val="E168CA64D9A74E2C8561F12C41B54A9F"/>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ins w:id="0" w:author="rajalakshmanan 786" w:date="2019-12-24T00:17:00Z">
                <w:r w:rsidR="00266993">
                  <w:rPr>
                    <w:color w:val="000000" w:themeColor="text1"/>
                    <w:sz w:val="32"/>
                    <w:szCs w:val="32"/>
                    <w:lang w:val="en-US"/>
                  </w:rPr>
                  <w:t>2019</w:t>
                </w:r>
              </w:ins>
            </w:sdtContent>
          </w:sdt>
          <w:r>
            <w:rPr>
              <w:noProof/>
              <w:color w:val="EEECE1" w:themeColor="background2"/>
              <w:sz w:val="32"/>
              <w:szCs w:val="32"/>
              <w:lang w:eastAsia="en-IN"/>
            </w:rPr>
            <mc:AlternateContent>
              <mc:Choice Requires="wpg">
                <w:drawing>
                  <wp:anchor distT="0" distB="0" distL="114300" distR="114300" simplePos="0" relativeHeight="251659264" behindDoc="1" locked="0" layoutInCell="0" allowOverlap="1" wp14:anchorId="492D4027" wp14:editId="6802FC6B">
                    <wp:simplePos x="0" y="0"/>
                    <wp:positionH relativeFrom="page">
                      <wp:align>center</wp:align>
                    </wp:positionH>
                    <wp:positionV relativeFrom="page">
                      <wp:align>center</wp:align>
                    </wp:positionV>
                    <wp:extent cx="7772400" cy="10058400"/>
                    <wp:effectExtent l="0" t="0" r="0" b="0"/>
                    <wp:wrapNone/>
                    <wp:docPr id="383"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058400"/>
                              <a:chOff x="0" y="0"/>
                              <a:chExt cx="12240" cy="15840"/>
                            </a:xfrm>
                          </wpg:grpSpPr>
                          <wps:wsp>
                            <wps:cNvPr id="384" name="Rectangle 40"/>
                            <wps:cNvSpPr>
                              <a:spLocks noChangeArrowheads="1"/>
                            </wps:cNvSpPr>
                            <wps:spPr bwMode="auto">
                              <a:xfrm>
                                <a:off x="0" y="0"/>
                                <a:ext cx="12240" cy="15840"/>
                              </a:xfrm>
                              <a:prstGeom prst="rect">
                                <a:avLst/>
                              </a:prstGeom>
                              <a:solidFill>
                                <a:schemeClr val="accent4">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w:pict>
                  <v:group id="Group 39" o:spid="_x0000_s1026" style="position:absolute;margin-left:0;margin-top:0;width:612pt;height:11in;z-index:-251657216;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" o:allowincell="f">
                    <v:rect id="Rectangle 40" o:spid="_x0000_s1027" style="position:absolute;width:12240;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glRsUA&#10;AADcAAAADwAAAGRycy9kb3ducmV2LnhtbESPQWvCQBSE74X+h+UJvdWNWkOIbkIVBAtSWvXg8ZF9&#10;JsHs27C7avrv3UKhx2FmvmGW5WA6cSPnW8sKJuMEBHFldcu1guNh85qB8AFZY2eZFPyQh7J4flpi&#10;ru2dv+m2D7WIEPY5KmhC6HMpfdWQQT+2PXH0ztYZDFG6WmqH9wg3nZwmSSoNthwXGuxp3VB12V+N&#10;gvXJyTllu2076I/ZZzDp12qeKvUyGt4XIAIN4T/8195qBbPsDX7PxCMg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CVGxQAAANwAAAAPAAAAAAAAAAAAAAAAAJgCAABkcnMv&#10;ZG93bnJldi54bWxQSwUGAAAAAAQABAD1AAAAigMAAAAA&#10;" fillcolor="#5f497a [2407]" stroked="f"/>
                    <v:rect id="Rectangle 41"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uE8QA&#10;AADcAAAADwAAAGRycy9kb3ducmV2LnhtbESPT4vCMBTE7wt+h/AEb2viuhatRpEFQdA9+Ae8Pppn&#10;W2xeahO1fvuNsOBxmJnfMLNFaytxp8aXjjUM+goEceZMybmG42H1OQbhA7LByjFpeJKHxbzzMcPU&#10;uAfv6L4PuYgQ9ilqKEKoUyl9VpBF33c1cfTOrrEYomxyaRp8RLit5JdSibRYclwosKafgrLL/mY1&#10;YPJtrr/n4fawuSU4yVu1Gp2U1r1uu5yCCNSGd/i/vTYahuMRv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bhPEAAAA3AAAAA8AAAAAAAAAAAAAAAAAmAIAAGRycy9k&#10;b3ducmV2LnhtbFBLBQYAAAAABAAEAPUAAACJAwAAAAA=&#10;" stroked="f"/>
                    <w10:wrap anchorx="page" anchory="page"/>
                  </v:group>
                </w:pict>
              </mc:Fallback>
            </mc:AlternateContent>
          </w:r>
        </w:p>
        <w:tbl>
          <w:tblPr>
            <w:tblpPr w:leftFromText="187" w:rightFromText="187" w:horzAnchor="margin" w:tblpXSpec="center" w:tblpYSpec="bottom"/>
            <w:tblOverlap w:val="never"/>
            <w:tblW w:w="0" w:type="auto"/>
            <w:tblLook w:val="04A0" w:firstRow="1" w:lastRow="0" w:firstColumn="1" w:lastColumn="0" w:noHBand="0" w:noVBand="1"/>
          </w:tblPr>
          <w:tblGrid>
            <w:gridCol w:w="9242"/>
          </w:tblGrid>
          <w:tr w:rsidR="00D82E49">
            <w:trPr>
              <w:trHeight w:val="360"/>
            </w:trPr>
            <w:tc>
              <w:tcPr>
                <w:tcW w:w="9576" w:type="dxa"/>
              </w:tcPr>
              <w:p w:rsidR="00D82E49" w:rsidRDefault="00D82E49">
                <w:pPr>
                  <w:pStyle w:val="NoSpacing"/>
                  <w:jc w:val="center"/>
                  <w:rPr>
                    <w:color w:val="000000" w:themeColor="text1"/>
                    <w:sz w:val="32"/>
                    <w:szCs w:val="32"/>
                  </w:rPr>
                </w:pPr>
                <w:r>
                  <w:rPr>
                    <w:color w:val="000000" w:themeColor="text1"/>
                    <w:sz w:val="32"/>
                    <w:szCs w:val="32"/>
                  </w:rPr>
                  <w:t xml:space="preserve">Done by: </w:t>
                </w:r>
                <w:proofErr w:type="spellStart"/>
                <w:r>
                  <w:rPr>
                    <w:color w:val="000000" w:themeColor="text1"/>
                    <w:sz w:val="32"/>
                    <w:szCs w:val="32"/>
                  </w:rPr>
                  <w:t>Rajalakshmanan.C</w:t>
                </w:r>
                <w:proofErr w:type="spellEnd"/>
              </w:p>
              <w:p w:rsidR="00D82E49" w:rsidRDefault="00D82E49">
                <w:pPr>
                  <w:pStyle w:val="NoSpacing"/>
                  <w:jc w:val="center"/>
                  <w:rPr>
                    <w:color w:val="000000" w:themeColor="text1"/>
                    <w:sz w:val="32"/>
                    <w:szCs w:val="32"/>
                  </w:rPr>
                </w:pPr>
                <w:r>
                  <w:rPr>
                    <w:color w:val="000000" w:themeColor="text1"/>
                    <w:sz w:val="32"/>
                    <w:szCs w:val="32"/>
                  </w:rPr>
                  <w:t>Unique_id:E0219054</w:t>
                </w:r>
              </w:p>
              <w:p w:rsidR="00D82E49" w:rsidRDefault="00D82E49">
                <w:pPr>
                  <w:pStyle w:val="NoSpacing"/>
                  <w:jc w:val="center"/>
                  <w:rPr>
                    <w:color w:val="000000" w:themeColor="text1"/>
                    <w:sz w:val="32"/>
                    <w:szCs w:val="32"/>
                  </w:rPr>
                </w:pPr>
                <w:proofErr w:type="spellStart"/>
                <w:r>
                  <w:rPr>
                    <w:color w:val="000000" w:themeColor="text1"/>
                    <w:sz w:val="32"/>
                    <w:szCs w:val="32"/>
                  </w:rPr>
                  <w:t>Programme:</w:t>
                </w:r>
                <w:ins w:id="1" w:author="rajalakshmanan 786" w:date="2019-12-24T00:16:00Z">
                  <w:r>
                    <w:rPr>
                      <w:color w:val="000000" w:themeColor="text1"/>
                      <w:sz w:val="32"/>
                      <w:szCs w:val="32"/>
                    </w:rPr>
                    <w:t>Btech</w:t>
                  </w:r>
                  <w:proofErr w:type="spellEnd"/>
                  <w:r>
                    <w:rPr>
                      <w:color w:val="000000" w:themeColor="text1"/>
                      <w:sz w:val="32"/>
                      <w:szCs w:val="32"/>
                    </w:rPr>
                    <w:t xml:space="preserve"> CSE(</w:t>
                  </w:r>
                  <w:proofErr w:type="spellStart"/>
                  <w:r>
                    <w:rPr>
                      <w:color w:val="000000" w:themeColor="text1"/>
                      <w:sz w:val="32"/>
                      <w:szCs w:val="32"/>
                    </w:rPr>
                    <w:t>Cys</w:t>
                  </w:r>
                  <w:proofErr w:type="spellEnd"/>
                  <w:r>
                    <w:rPr>
                      <w:color w:val="000000" w:themeColor="text1"/>
                      <w:sz w:val="32"/>
                      <w:szCs w:val="32"/>
                    </w:rPr>
                    <w:t xml:space="preserve"> and </w:t>
                  </w:r>
                  <w:proofErr w:type="spellStart"/>
                  <w:r>
                    <w:rPr>
                      <w:color w:val="000000" w:themeColor="text1"/>
                      <w:sz w:val="32"/>
                      <w:szCs w:val="32"/>
                    </w:rPr>
                    <w:t>Iot</w:t>
                  </w:r>
                </w:ins>
                <w:proofErr w:type="spellEnd"/>
              </w:p>
            </w:tc>
          </w:tr>
        </w:tbl>
        <w:p w:rsidR="00D82E49" w:rsidRDefault="00D82E49">
          <w:pPr>
            <w:rPr>
              <w:sz w:val="32"/>
              <w:lang w:val="en-US"/>
            </w:rPr>
          </w:pPr>
          <w:r>
            <w:rPr>
              <w:noProof/>
              <w:color w:val="EEECE1" w:themeColor="background2"/>
              <w:sz w:val="32"/>
              <w:szCs w:val="32"/>
              <w:lang w:eastAsia="en-IN"/>
            </w:rPr>
            <mc:AlternateContent>
              <mc:Choice Requires="wps">
                <w:drawing>
                  <wp:anchor distT="0" distB="0" distL="114300" distR="114300" simplePos="0" relativeHeight="251660288" behindDoc="0" locked="0" layoutInCell="0" allowOverlap="1" wp14:anchorId="559A966C" wp14:editId="26898940">
                    <wp:simplePos x="0" y="0"/>
                    <wp:positionH relativeFrom="page">
                      <wp:posOffset>390418</wp:posOffset>
                    </wp:positionH>
                    <wp:positionV relativeFrom="page">
                      <wp:posOffset>4561726</wp:posOffset>
                    </wp:positionV>
                    <wp:extent cx="6995160" cy="939165"/>
                    <wp:effectExtent l="0" t="0" r="0" b="0"/>
                    <wp:wrapNone/>
                    <wp:docPr id="1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939165"/>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735"/>
                                  <w:gridCol w:w="8296"/>
                                </w:tblGrid>
                                <w:tr w:rsidR="00266993">
                                  <w:trPr>
                                    <w:trHeight w:val="1080"/>
                                  </w:trPr>
                                  <w:tc>
                                    <w:tcPr>
                                      <w:tcW w:w="1000" w:type="pct"/>
                                      <w:shd w:val="clear" w:color="auto" w:fill="000000" w:themeFill="text1"/>
                                      <w:vAlign w:val="center"/>
                                    </w:tcPr>
                                    <w:p w:rsidR="00D82E49" w:rsidRDefault="00D82E49" w:rsidP="00D82E49">
                                      <w:pPr>
                                        <w:pStyle w:val="NoSpacing"/>
                                        <w:rPr>
                                          <w:smallCaps/>
                                          <w:sz w:val="40"/>
                                          <w:szCs w:val="40"/>
                                        </w:rPr>
                                      </w:pPr>
                                      <w:r>
                                        <w:rPr>
                                          <w:smallCaps/>
                                          <w:sz w:val="40"/>
                                          <w:szCs w:val="40"/>
                                        </w:rPr>
                                        <w:t>autonomous car</w:t>
                                      </w:r>
                                      <w:r>
                                        <w:rPr>
                                          <w:smallCaps/>
                                          <w:sz w:val="40"/>
                                          <w:szCs w:val="40"/>
                                        </w:rPr>
                                      </w:r>
                                    </w:p>
                                  </w:tc>
                                  <w:sdt>
                                    <w:sdtPr>
                                      <w:rPr>
                                        <w:smallCaps/>
                                        <w:color w:val="FFFFFF" w:themeColor="background1"/>
                                        <w:sz w:val="48"/>
                                        <w:szCs w:val="48"/>
                                      </w:rPr>
                                      <w:alias w:val="Title"/>
                                      <w:id w:val="-2043285968"/>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rsidR="00D82E49" w:rsidRDefault="00D82E49" w:rsidP="00D82E49">
                                          <w:pPr>
                                            <w:pStyle w:val="NoSpacing"/>
                                            <w:rPr>
                                              <w:smallCaps/>
                                              <w:color w:val="FFFFFF" w:themeColor="background1"/>
                                              <w:sz w:val="48"/>
                                              <w:szCs w:val="48"/>
                                            </w:rPr>
                                          </w:pPr>
                                          <w:proofErr w:type="spellStart"/>
                                          <w:r>
                                            <w:rPr>
                                              <w:smallCaps/>
                                              <w:color w:val="FFFFFF" w:themeColor="background1"/>
                                              <w:sz w:val="48"/>
                                              <w:szCs w:val="48"/>
                                            </w:rPr>
                                            <w:t>Iot</w:t>
                                          </w:r>
                                          <w:proofErr w:type="spellEnd"/>
                                          <w:r>
                                            <w:rPr>
                                              <w:smallCaps/>
                                              <w:color w:val="FFFFFF" w:themeColor="background1"/>
                                              <w:sz w:val="48"/>
                                              <w:szCs w:val="48"/>
                                            </w:rPr>
                                            <w:t xml:space="preserve"> project report</w:t>
                                          </w:r>
                                        </w:p>
                                      </w:tc>
                                    </w:sdtContent>
                                  </w:sdt>
                                </w:tr>
                              </w:tbl>
                              <w:p w:rsidR="00D82E49" w:rsidRPr="00D82E49" w:rsidRDefault="00D82E49">
                                <w:pPr>
                                  <w:pStyle w:val="NoSpacing"/>
                                  <w:spacing w:line="14" w:lineRule="exact"/>
                                  <w:rPr>
                                    <w:lang w:val="en-US"/>
                                  </w:rPr>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id="Rectangle 42" o:spid="_x0000_s1026" style="position:absolute;margin-left:30.75pt;margin-top:359.2pt;width:550.8pt;height:73.95pt;z-index:251660288;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2735"/>
                            <w:gridCol w:w="8296"/>
                          </w:tblGrid>
                          <w:tr w:rsidR="00266993">
                            <w:trPr>
                              <w:trHeight w:val="1080"/>
                            </w:trPr>
                            <w:tc>
                              <w:tcPr>
                                <w:tcW w:w="1000" w:type="pct"/>
                                <w:shd w:val="clear" w:color="auto" w:fill="000000" w:themeFill="text1"/>
                                <w:vAlign w:val="center"/>
                              </w:tcPr>
                              <w:p w:rsidR="00D82E49" w:rsidRDefault="00D82E49" w:rsidP="00D82E49">
                                <w:pPr>
                                  <w:pStyle w:val="NoSpacing"/>
                                  <w:rPr>
                                    <w:smallCaps/>
                                    <w:sz w:val="40"/>
                                    <w:szCs w:val="40"/>
                                  </w:rPr>
                                </w:pPr>
                                <w:r>
                                  <w:rPr>
                                    <w:smallCaps/>
                                    <w:sz w:val="40"/>
                                    <w:szCs w:val="40"/>
                                  </w:rPr>
                                  <w:t>autonomous car</w:t>
                                </w:r>
                                <w:r>
                                  <w:rPr>
                                    <w:smallCaps/>
                                    <w:sz w:val="40"/>
                                    <w:szCs w:val="40"/>
                                  </w:rPr>
                                </w:r>
                              </w:p>
                            </w:tc>
                            <w:sdt>
                              <w:sdtPr>
                                <w:rPr>
                                  <w:smallCaps/>
                                  <w:color w:val="FFFFFF" w:themeColor="background1"/>
                                  <w:sz w:val="48"/>
                                  <w:szCs w:val="48"/>
                                </w:rPr>
                                <w:alias w:val="Title"/>
                                <w:id w:val="-2043285968"/>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rsidR="00D82E49" w:rsidRDefault="00D82E49" w:rsidP="00D82E49">
                                    <w:pPr>
                                      <w:pStyle w:val="NoSpacing"/>
                                      <w:rPr>
                                        <w:smallCaps/>
                                        <w:color w:val="FFFFFF" w:themeColor="background1"/>
                                        <w:sz w:val="48"/>
                                        <w:szCs w:val="48"/>
                                      </w:rPr>
                                    </w:pPr>
                                    <w:proofErr w:type="spellStart"/>
                                    <w:r>
                                      <w:rPr>
                                        <w:smallCaps/>
                                        <w:color w:val="FFFFFF" w:themeColor="background1"/>
                                        <w:sz w:val="48"/>
                                        <w:szCs w:val="48"/>
                                      </w:rPr>
                                      <w:t>Iot</w:t>
                                    </w:r>
                                    <w:proofErr w:type="spellEnd"/>
                                    <w:r>
                                      <w:rPr>
                                        <w:smallCaps/>
                                        <w:color w:val="FFFFFF" w:themeColor="background1"/>
                                        <w:sz w:val="48"/>
                                        <w:szCs w:val="48"/>
                                      </w:rPr>
                                      <w:t xml:space="preserve"> project report</w:t>
                                    </w:r>
                                  </w:p>
                                </w:tc>
                              </w:sdtContent>
                            </w:sdt>
                          </w:tr>
                        </w:tbl>
                        <w:p w:rsidR="00D82E49" w:rsidRPr="00D82E49" w:rsidRDefault="00D82E49">
                          <w:pPr>
                            <w:pStyle w:val="NoSpacing"/>
                            <w:spacing w:line="14" w:lineRule="exact"/>
                            <w:rPr>
                              <w:lang w:val="en-US"/>
                            </w:rPr>
                          </w:pPr>
                        </w:p>
                      </w:txbxContent>
                    </v:textbox>
                    <w10:wrap anchorx="page" anchory="page"/>
                  </v:rect>
                </w:pict>
              </mc:Fallback>
            </mc:AlternateContent>
          </w:r>
          <w:r>
            <w:rPr>
              <w:noProof/>
              <w:color w:val="EEECE1" w:themeColor="background2"/>
              <w:sz w:val="32"/>
              <w:szCs w:val="32"/>
              <w:lang w:eastAsia="en-IN"/>
            </w:rPr>
            <w:drawing>
              <wp:anchor distT="0" distB="0" distL="114300" distR="114300" simplePos="0" relativeHeight="251661312" behindDoc="1" locked="0" layoutInCell="1" allowOverlap="1" wp14:anchorId="056311D4" wp14:editId="44AFA09F">
                <wp:simplePos x="0" y="0"/>
                <wp:positionH relativeFrom="page">
                  <wp:align>center</wp:align>
                </wp:positionH>
                <wp:positionV relativeFrom="page">
                  <wp:align>center</wp:align>
                </wp:positionV>
                <wp:extent cx="5486400" cy="4512945"/>
                <wp:effectExtent l="0" t="0" r="0" b="1905"/>
                <wp:wrapNone/>
                <wp:docPr id="13" name="Picture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7">
                          <a:clrChange>
                            <a:clrFrom>
                              <a:srgbClr val="FFFFFF"/>
                            </a:clrFrom>
                            <a:clrTo>
                              <a:srgbClr val="FFFFFF">
                                <a:alpha val="0"/>
                              </a:srgbClr>
                            </a:clrTo>
                          </a:clrChange>
                        </a:blip>
                        <a:stretch>
                          <a:fillRect/>
                        </a:stretch>
                      </pic:blipFill>
                      <pic:spPr>
                        <a:xfrm>
                          <a:off x="0" y="0"/>
                          <a:ext cx="5486400" cy="4514360"/>
                        </a:xfrm>
                        <a:prstGeom prst="rect">
                          <a:avLst/>
                        </a:prstGeom>
                      </pic:spPr>
                    </pic:pic>
                  </a:graphicData>
                </a:graphic>
              </wp:anchor>
            </w:drawing>
          </w:r>
          <w:r>
            <w:rPr>
              <w:sz w:val="32"/>
              <w:lang w:val="en-US"/>
            </w:rPr>
            <w:br w:type="page"/>
          </w:r>
        </w:p>
        <w:bookmarkStart w:id="2" w:name="_GoBack" w:displacedByCustomXml="next"/>
        <w:bookmarkEnd w:id="2" w:displacedByCustomXml="next"/>
      </w:sdtContent>
    </w:sdt>
    <w:p w:rsidR="00D82E49" w:rsidRDefault="00D82E49">
      <w:pPr>
        <w:rPr>
          <w:sz w:val="32"/>
          <w:lang w:val="en-US"/>
        </w:rPr>
      </w:pPr>
    </w:p>
    <w:p w:rsidR="0086319D" w:rsidRDefault="007A2743">
      <w:pPr>
        <w:rPr>
          <w:sz w:val="32"/>
          <w:lang w:val="en-US"/>
        </w:rPr>
      </w:pPr>
      <w:r>
        <w:rPr>
          <w:sz w:val="32"/>
          <w:lang w:val="en-US"/>
        </w:rPr>
        <w:t xml:space="preserve">SRI </w:t>
      </w:r>
      <w:proofErr w:type="gramStart"/>
      <w:r>
        <w:rPr>
          <w:sz w:val="32"/>
          <w:lang w:val="en-US"/>
        </w:rPr>
        <w:t>RAMACHANDRA  ENGINEERING</w:t>
      </w:r>
      <w:proofErr w:type="gramEnd"/>
      <w:r>
        <w:rPr>
          <w:sz w:val="32"/>
          <w:lang w:val="en-US"/>
        </w:rPr>
        <w:t xml:space="preserve"> AND TECHNOLOGY</w:t>
      </w:r>
    </w:p>
    <w:p w:rsidR="007A2743" w:rsidRDefault="006C2F7B">
      <w:pPr>
        <w:rPr>
          <w:sz w:val="32"/>
          <w:lang w:val="en-US"/>
        </w:rPr>
      </w:pPr>
      <w:r>
        <w:rPr>
          <w:sz w:val="32"/>
          <w:lang w:val="en-US"/>
        </w:rPr>
        <w:t xml:space="preserve">         IO</w:t>
      </w:r>
      <w:r w:rsidR="007A2743">
        <w:rPr>
          <w:sz w:val="32"/>
          <w:lang w:val="en-US"/>
        </w:rPr>
        <w:t>T Basics-1 (CSE -130)-PROJECT REPORT</w:t>
      </w:r>
    </w:p>
    <w:p w:rsidR="007A2743" w:rsidRPr="007A2743" w:rsidRDefault="007A2743">
      <w:pPr>
        <w:rPr>
          <w:sz w:val="28"/>
          <w:lang w:val="en-US"/>
        </w:rPr>
      </w:pPr>
      <w:r w:rsidRPr="007A2743">
        <w:rPr>
          <w:sz w:val="28"/>
          <w:lang w:val="en-US"/>
        </w:rPr>
        <w:t>NAME OF THE CANDIDATE: RAJALAKSHMANAN.C</w:t>
      </w:r>
    </w:p>
    <w:p w:rsidR="007A2743" w:rsidRPr="007A2743" w:rsidRDefault="007A2743">
      <w:pPr>
        <w:rPr>
          <w:sz w:val="28"/>
          <w:lang w:val="en-US"/>
        </w:rPr>
      </w:pPr>
      <w:r w:rsidRPr="007A2743">
        <w:rPr>
          <w:sz w:val="28"/>
          <w:lang w:val="en-US"/>
        </w:rPr>
        <w:t>UNIQUE ID                            : E0219054</w:t>
      </w:r>
    </w:p>
    <w:p w:rsidR="007A2743" w:rsidRDefault="007A2743">
      <w:pPr>
        <w:rPr>
          <w:sz w:val="28"/>
          <w:lang w:val="en-US"/>
        </w:rPr>
      </w:pPr>
      <w:r w:rsidRPr="007A2743">
        <w:rPr>
          <w:sz w:val="28"/>
          <w:lang w:val="en-US"/>
        </w:rPr>
        <w:t xml:space="preserve">COURSE              </w:t>
      </w:r>
      <w:r w:rsidR="006C2F7B">
        <w:rPr>
          <w:sz w:val="28"/>
          <w:lang w:val="en-US"/>
        </w:rPr>
        <w:t xml:space="preserve">                   : B-Tech</w:t>
      </w:r>
      <w:r w:rsidR="00B55692">
        <w:rPr>
          <w:sz w:val="28"/>
          <w:lang w:val="en-US"/>
        </w:rPr>
        <w:t xml:space="preserve"> (C</w:t>
      </w:r>
      <w:r w:rsidRPr="007A2743">
        <w:rPr>
          <w:sz w:val="28"/>
          <w:lang w:val="en-US"/>
        </w:rPr>
        <w:t>s</w:t>
      </w:r>
      <w:r w:rsidR="00B55692">
        <w:rPr>
          <w:sz w:val="28"/>
          <w:lang w:val="en-US"/>
        </w:rPr>
        <w:t xml:space="preserve"> and </w:t>
      </w:r>
      <w:r w:rsidR="006C2F7B">
        <w:rPr>
          <w:sz w:val="28"/>
          <w:lang w:val="en-US"/>
        </w:rPr>
        <w:t>IO</w:t>
      </w:r>
      <w:r w:rsidRPr="007A2743">
        <w:rPr>
          <w:sz w:val="28"/>
          <w:lang w:val="en-US"/>
        </w:rPr>
        <w:t xml:space="preserve">T) </w:t>
      </w:r>
    </w:p>
    <w:p w:rsidR="00E03A25" w:rsidRPr="007A2743" w:rsidRDefault="00E03A25">
      <w:pPr>
        <w:rPr>
          <w:sz w:val="28"/>
          <w:lang w:val="en-US"/>
        </w:rPr>
      </w:pPr>
      <w:r>
        <w:rPr>
          <w:sz w:val="28"/>
          <w:lang w:val="en-US"/>
        </w:rPr>
        <w:t xml:space="preserve">Project                                    </w:t>
      </w:r>
      <w:proofErr w:type="gramStart"/>
      <w:r>
        <w:rPr>
          <w:sz w:val="28"/>
          <w:lang w:val="en-US"/>
        </w:rPr>
        <w:t>:Autonomous</w:t>
      </w:r>
      <w:proofErr w:type="gramEnd"/>
      <w:r>
        <w:rPr>
          <w:sz w:val="28"/>
          <w:lang w:val="en-US"/>
        </w:rPr>
        <w:t xml:space="preserve"> Car</w:t>
      </w:r>
    </w:p>
    <w:p w:rsidR="007A2743" w:rsidRDefault="007A2743">
      <w:pPr>
        <w:rPr>
          <w:sz w:val="36"/>
          <w:lang w:val="en-US"/>
        </w:rPr>
      </w:pPr>
      <w:r>
        <w:rPr>
          <w:sz w:val="36"/>
          <w:lang w:val="en-US"/>
        </w:rPr>
        <w:t>ABOUT THE PROJECT:</w:t>
      </w:r>
    </w:p>
    <w:p w:rsidR="007A2743" w:rsidRDefault="007A2743" w:rsidP="007A2743">
      <w:pPr>
        <w:pStyle w:val="ListParagraph"/>
        <w:numPr>
          <w:ilvl w:val="0"/>
          <w:numId w:val="3"/>
        </w:numPr>
        <w:rPr>
          <w:sz w:val="32"/>
          <w:lang w:val="en-US"/>
        </w:rPr>
      </w:pPr>
      <w:r w:rsidRPr="007A2743">
        <w:rPr>
          <w:sz w:val="32"/>
          <w:lang w:val="en-US"/>
        </w:rPr>
        <w:t>My project is on basic autonomous car which works on its own .In the process it</w:t>
      </w:r>
      <w:r w:rsidR="006C2F7B">
        <w:rPr>
          <w:sz w:val="32"/>
          <w:lang w:val="en-US"/>
        </w:rPr>
        <w:t xml:space="preserve"> uses the ultrasonic senor to i</w:t>
      </w:r>
      <w:r w:rsidRPr="007A2743">
        <w:rPr>
          <w:sz w:val="32"/>
          <w:lang w:val="en-US"/>
        </w:rPr>
        <w:t>dentify the obstacle in front of it and operates itself in the other direction.</w:t>
      </w:r>
    </w:p>
    <w:p w:rsidR="007A2743" w:rsidRDefault="007A2743" w:rsidP="007A2743">
      <w:pPr>
        <w:pStyle w:val="ListParagraph"/>
        <w:numPr>
          <w:ilvl w:val="0"/>
          <w:numId w:val="3"/>
        </w:numPr>
        <w:rPr>
          <w:sz w:val="32"/>
          <w:lang w:val="en-US"/>
        </w:rPr>
      </w:pPr>
      <w:r>
        <w:rPr>
          <w:sz w:val="32"/>
          <w:lang w:val="en-US"/>
        </w:rPr>
        <w:t>This project runs with the help Arduino Uno r3 board in the s</w:t>
      </w:r>
      <w:r w:rsidR="00AC1443">
        <w:rPr>
          <w:sz w:val="32"/>
          <w:lang w:val="en-US"/>
        </w:rPr>
        <w:t xml:space="preserve">ource code has been uploaded for its working </w:t>
      </w:r>
      <w:proofErr w:type="spellStart"/>
      <w:r w:rsidR="00AC1443">
        <w:rPr>
          <w:sz w:val="32"/>
          <w:lang w:val="en-US"/>
        </w:rPr>
        <w:t>i.e</w:t>
      </w:r>
      <w:proofErr w:type="spellEnd"/>
      <w:r w:rsidR="00AC1443">
        <w:rPr>
          <w:sz w:val="32"/>
          <w:lang w:val="en-US"/>
        </w:rPr>
        <w:t xml:space="preserve"> to identify the obstacle, functions to </w:t>
      </w:r>
      <w:proofErr w:type="gramStart"/>
      <w:r w:rsidR="00AC1443">
        <w:rPr>
          <w:sz w:val="32"/>
          <w:lang w:val="en-US"/>
        </w:rPr>
        <w:t>turn ,</w:t>
      </w:r>
      <w:proofErr w:type="gramEnd"/>
      <w:r w:rsidR="00AC1443">
        <w:rPr>
          <w:sz w:val="32"/>
          <w:lang w:val="en-US"/>
        </w:rPr>
        <w:t xml:space="preserve"> connectivity of the pins and to give the power supply from the external source.</w:t>
      </w:r>
    </w:p>
    <w:p w:rsidR="00AC1443" w:rsidRDefault="00AC1443" w:rsidP="007A2743">
      <w:pPr>
        <w:pStyle w:val="ListParagraph"/>
        <w:numPr>
          <w:ilvl w:val="0"/>
          <w:numId w:val="3"/>
        </w:numPr>
        <w:rPr>
          <w:sz w:val="32"/>
          <w:lang w:val="en-US"/>
        </w:rPr>
      </w:pPr>
      <w:r>
        <w:rPr>
          <w:sz w:val="32"/>
          <w:lang w:val="en-US"/>
        </w:rPr>
        <w:t>Actually this project works in the following ways:</w:t>
      </w:r>
    </w:p>
    <w:p w:rsidR="00AC1443" w:rsidRDefault="00AC1443" w:rsidP="00AC1443">
      <w:pPr>
        <w:rPr>
          <w:sz w:val="32"/>
          <w:lang w:val="en-US"/>
        </w:rPr>
      </w:pPr>
      <w:r>
        <w:rPr>
          <w:sz w:val="32"/>
          <w:lang w:val="en-US"/>
        </w:rPr>
        <w:t xml:space="preserve">                  First we need 4 9v </w:t>
      </w:r>
      <w:proofErr w:type="gramStart"/>
      <w:r>
        <w:rPr>
          <w:sz w:val="32"/>
          <w:lang w:val="en-US"/>
        </w:rPr>
        <w:t>battery</w:t>
      </w:r>
      <w:proofErr w:type="gramEnd"/>
      <w:r>
        <w:rPr>
          <w:sz w:val="32"/>
          <w:lang w:val="en-US"/>
        </w:rPr>
        <w:t xml:space="preserve"> to give power supply to the Arduino board and motor module</w:t>
      </w:r>
    </w:p>
    <w:p w:rsidR="00AC1443" w:rsidRDefault="00AC1443" w:rsidP="00AC1443">
      <w:pPr>
        <w:rPr>
          <w:sz w:val="32"/>
          <w:lang w:val="en-US"/>
        </w:rPr>
      </w:pPr>
      <w:r>
        <w:rPr>
          <w:sz w:val="32"/>
          <w:lang w:val="en-US"/>
        </w:rPr>
        <w:t xml:space="preserve">                And then it starts to work the servo motor starts to rotate between the angle of 0-180 degree  .Since I have attached ultrasonic sensor with servo the ultrasonic sensor can sense the obstacle in front of between 0-180 degree.</w:t>
      </w:r>
    </w:p>
    <w:p w:rsidR="00AC1443" w:rsidRDefault="00AC1443" w:rsidP="00AC1443">
      <w:pPr>
        <w:rPr>
          <w:sz w:val="32"/>
          <w:lang w:val="en-US"/>
        </w:rPr>
      </w:pPr>
      <w:r>
        <w:rPr>
          <w:sz w:val="32"/>
          <w:lang w:val="en-US"/>
        </w:rPr>
        <w:t xml:space="preserve">              I have set 15cm range</w:t>
      </w:r>
      <w:r w:rsidR="006C2F7B">
        <w:rPr>
          <w:sz w:val="32"/>
          <w:lang w:val="en-US"/>
        </w:rPr>
        <w:t xml:space="preserve"> for the ultrasonic sensor to i</w:t>
      </w:r>
      <w:r>
        <w:rPr>
          <w:sz w:val="32"/>
          <w:lang w:val="en-US"/>
        </w:rPr>
        <w:t>dentify the obstacles with in this range.</w:t>
      </w:r>
    </w:p>
    <w:p w:rsidR="00AC1443" w:rsidRDefault="00AC1443" w:rsidP="00AC1443">
      <w:pPr>
        <w:rPr>
          <w:sz w:val="32"/>
          <w:lang w:val="en-US"/>
        </w:rPr>
      </w:pPr>
      <w:r>
        <w:rPr>
          <w:sz w:val="32"/>
          <w:lang w:val="en-US"/>
        </w:rPr>
        <w:t xml:space="preserve">              And in this when the ultrasonic sensor senses the obstacle </w:t>
      </w:r>
      <w:proofErr w:type="spellStart"/>
      <w:r>
        <w:rPr>
          <w:sz w:val="32"/>
          <w:lang w:val="en-US"/>
        </w:rPr>
        <w:t>infront</w:t>
      </w:r>
      <w:proofErr w:type="spellEnd"/>
      <w:r>
        <w:rPr>
          <w:sz w:val="32"/>
          <w:lang w:val="en-US"/>
        </w:rPr>
        <w:t xml:space="preserve"> of it the motor module controls the </w:t>
      </w:r>
      <w:r w:rsidR="004D110B">
        <w:rPr>
          <w:sz w:val="32"/>
          <w:lang w:val="en-US"/>
        </w:rPr>
        <w:t xml:space="preserve">4 motor in such a way </w:t>
      </w:r>
      <w:r w:rsidR="004D110B">
        <w:rPr>
          <w:sz w:val="32"/>
          <w:lang w:val="en-US"/>
        </w:rPr>
        <w:lastRenderedPageBreak/>
        <w:t>that the motor pair  of a side lows it power and the other side highs its power to turn the car.</w:t>
      </w:r>
    </w:p>
    <w:p w:rsidR="004D110B" w:rsidRDefault="004D110B" w:rsidP="00AC1443">
      <w:pPr>
        <w:rPr>
          <w:sz w:val="32"/>
          <w:lang w:val="en-US"/>
        </w:rPr>
      </w:pPr>
      <w:r>
        <w:rPr>
          <w:sz w:val="32"/>
          <w:lang w:val="en-US"/>
        </w:rPr>
        <w:t>DESIGN OF THE PROJECT:</w:t>
      </w:r>
    </w:p>
    <w:p w:rsidR="004D110B" w:rsidRPr="00AC1443" w:rsidRDefault="004D110B" w:rsidP="00AC1443">
      <w:pPr>
        <w:rPr>
          <w:sz w:val="32"/>
          <w:lang w:val="en-US"/>
        </w:rPr>
      </w:pPr>
    </w:p>
    <w:p w:rsidR="007A2743" w:rsidRDefault="004D110B">
      <w:pPr>
        <w:rPr>
          <w:sz w:val="36"/>
          <w:lang w:val="en-US"/>
        </w:rPr>
      </w:pPr>
      <w:r>
        <w:rPr>
          <w:noProof/>
          <w:sz w:val="36"/>
          <w:lang w:eastAsia="en-IN"/>
        </w:rPr>
        <w:drawing>
          <wp:inline distT="0" distB="0" distL="0" distR="0" wp14:anchorId="10092AB1" wp14:editId="4AB7818C">
            <wp:extent cx="4572000" cy="4833518"/>
            <wp:effectExtent l="0" t="0" r="0" b="5715"/>
            <wp:docPr id="1" name="Picture 1" descr="C:\Users\Rajalakshmanan\Documents\Arduino\downlo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alakshmanan\Documents\Arduino\download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3096" cy="4834677"/>
                    </a:xfrm>
                    <a:prstGeom prst="rect">
                      <a:avLst/>
                    </a:prstGeom>
                    <a:noFill/>
                    <a:ln>
                      <a:noFill/>
                    </a:ln>
                  </pic:spPr>
                </pic:pic>
              </a:graphicData>
            </a:graphic>
          </wp:inline>
        </w:drawing>
      </w:r>
    </w:p>
    <w:p w:rsidR="004D110B" w:rsidRDefault="007A2743">
      <w:pPr>
        <w:rPr>
          <w:sz w:val="36"/>
          <w:lang w:val="en-US"/>
        </w:rPr>
      </w:pPr>
      <w:r>
        <w:rPr>
          <w:sz w:val="36"/>
          <w:lang w:val="en-US"/>
        </w:rPr>
        <w:t xml:space="preserve"> </w:t>
      </w:r>
    </w:p>
    <w:p w:rsidR="004D110B" w:rsidRDefault="004D110B" w:rsidP="004D110B">
      <w:pPr>
        <w:tabs>
          <w:tab w:val="left" w:pos="3960"/>
        </w:tabs>
        <w:rPr>
          <w:sz w:val="36"/>
          <w:lang w:val="en-US"/>
        </w:rPr>
      </w:pPr>
      <w:r>
        <w:rPr>
          <w:sz w:val="36"/>
          <w:lang w:val="en-US"/>
        </w:rPr>
        <w:t>In this I have connected the 2 motors together at the one of the motor module and other 2 at the other side of the motor module. This is to lower and higher the voltage to turn the car .I have connected the ultrasonic sensor and servo motor together to sense the obstacle and between 0-180 degree.</w:t>
      </w:r>
    </w:p>
    <w:p w:rsidR="004D110B" w:rsidRDefault="004D110B" w:rsidP="004D110B">
      <w:pPr>
        <w:tabs>
          <w:tab w:val="left" w:pos="3960"/>
        </w:tabs>
        <w:rPr>
          <w:sz w:val="36"/>
          <w:lang w:val="en-US"/>
        </w:rPr>
      </w:pPr>
      <w:r>
        <w:rPr>
          <w:sz w:val="36"/>
          <w:lang w:val="en-US"/>
        </w:rPr>
        <w:lastRenderedPageBreak/>
        <w:t xml:space="preserve">Instead of battery jack I have used </w:t>
      </w:r>
      <w:r w:rsidR="001F5F72">
        <w:rPr>
          <w:sz w:val="36"/>
          <w:lang w:val="en-US"/>
        </w:rPr>
        <w:t xml:space="preserve">2 9v </w:t>
      </w:r>
      <w:proofErr w:type="gramStart"/>
      <w:r w:rsidR="001F5F72">
        <w:rPr>
          <w:sz w:val="36"/>
          <w:lang w:val="en-US"/>
        </w:rPr>
        <w:t>battery</w:t>
      </w:r>
      <w:proofErr w:type="gramEnd"/>
      <w:r w:rsidR="001F5F72">
        <w:rPr>
          <w:sz w:val="36"/>
          <w:lang w:val="en-US"/>
        </w:rPr>
        <w:t xml:space="preserve"> to give power supply to the motor module and again I have connected other 2 9v battery to Arduino for its power supply.</w:t>
      </w:r>
    </w:p>
    <w:p w:rsidR="001F5F72" w:rsidRDefault="001F5F72" w:rsidP="004D110B">
      <w:pPr>
        <w:tabs>
          <w:tab w:val="left" w:pos="3960"/>
        </w:tabs>
        <w:rPr>
          <w:sz w:val="36"/>
          <w:lang w:val="en-US"/>
        </w:rPr>
      </w:pPr>
      <w:r>
        <w:rPr>
          <w:sz w:val="36"/>
          <w:lang w:val="en-US"/>
        </w:rPr>
        <w:t>I have sensor shield to give the connections between the components and the Arduino .After the connection made in the sensor shield place the sensor shield over the Arduino in such way tha</w:t>
      </w:r>
      <w:r w:rsidR="006C2F7B">
        <w:rPr>
          <w:sz w:val="36"/>
          <w:lang w:val="en-US"/>
        </w:rPr>
        <w:t>t all the pins fit into the pins</w:t>
      </w:r>
      <w:r>
        <w:rPr>
          <w:sz w:val="36"/>
          <w:lang w:val="en-US"/>
        </w:rPr>
        <w:t xml:space="preserve"> of Arduino board.</w:t>
      </w:r>
    </w:p>
    <w:p w:rsidR="001F5F72" w:rsidRPr="005E34AF" w:rsidRDefault="001F5F72" w:rsidP="001F5F72">
      <w:pPr>
        <w:rPr>
          <w:sz w:val="32"/>
          <w:lang w:eastAsia="en-IN"/>
        </w:rPr>
      </w:pPr>
      <w:r w:rsidRPr="005E34AF">
        <w:rPr>
          <w:sz w:val="32"/>
          <w:lang w:eastAsia="en-IN"/>
        </w:rPr>
        <w:t>1.</w:t>
      </w:r>
      <w:r w:rsidR="005E34AF">
        <w:rPr>
          <w:sz w:val="32"/>
          <w:lang w:eastAsia="en-IN"/>
        </w:rPr>
        <w:t xml:space="preserve"> </w:t>
      </w:r>
      <w:r w:rsidRPr="005E34AF">
        <w:rPr>
          <w:sz w:val="32"/>
          <w:lang w:eastAsia="en-IN"/>
        </w:rPr>
        <w:t>Connect the red wire (voltage) from the battery enclosure to VCC on the L298N Motor Module.</w:t>
      </w:r>
    </w:p>
    <w:p w:rsidR="001F5F72" w:rsidRPr="005E34AF" w:rsidRDefault="001F5F72" w:rsidP="001F5F72">
      <w:pPr>
        <w:rPr>
          <w:sz w:val="32"/>
          <w:lang w:eastAsia="en-IN"/>
        </w:rPr>
      </w:pPr>
      <w:r w:rsidRPr="005E34AF">
        <w:rPr>
          <w:sz w:val="32"/>
          <w:lang w:eastAsia="en-IN"/>
        </w:rPr>
        <w:t>2.</w:t>
      </w:r>
      <w:r w:rsidR="005E34AF">
        <w:rPr>
          <w:sz w:val="32"/>
          <w:lang w:eastAsia="en-IN"/>
        </w:rPr>
        <w:t xml:space="preserve"> </w:t>
      </w:r>
      <w:r w:rsidRPr="005E34AF">
        <w:rPr>
          <w:sz w:val="32"/>
          <w:lang w:eastAsia="en-IN"/>
        </w:rPr>
        <w:t>Connect the black wire (ground) from the battery enclosure to GND on the Motor Module.</w:t>
      </w:r>
    </w:p>
    <w:p w:rsidR="001F5F72" w:rsidRPr="005E34AF" w:rsidRDefault="001F5F72" w:rsidP="001F5F72">
      <w:pPr>
        <w:rPr>
          <w:sz w:val="32"/>
          <w:lang w:eastAsia="en-IN"/>
        </w:rPr>
      </w:pPr>
      <w:r w:rsidRPr="005E34AF">
        <w:rPr>
          <w:sz w:val="32"/>
          <w:lang w:eastAsia="en-IN"/>
        </w:rPr>
        <w:t>3.</w:t>
      </w:r>
      <w:r w:rsidR="005E34AF">
        <w:rPr>
          <w:sz w:val="32"/>
          <w:lang w:eastAsia="en-IN"/>
        </w:rPr>
        <w:t xml:space="preserve"> </w:t>
      </w:r>
      <w:r w:rsidRPr="005E34AF">
        <w:rPr>
          <w:sz w:val="32"/>
          <w:lang w:eastAsia="en-IN"/>
        </w:rPr>
        <w:t xml:space="preserve">Connect the red wire from Motor A1 (rear left) and the red wire from Motor A2 (front left) to OUT1 on the Motor Module (both wires can be twisted together and will go into OUT1 – the </w:t>
      </w:r>
      <w:r w:rsidRPr="005E34AF">
        <w:rPr>
          <w:bCs/>
          <w:sz w:val="32"/>
          <w:lang w:eastAsia="en-IN"/>
        </w:rPr>
        <w:t>wiring diagram further down this page</w:t>
      </w:r>
      <w:r w:rsidRPr="005E34AF">
        <w:rPr>
          <w:sz w:val="32"/>
          <w:lang w:eastAsia="en-IN"/>
        </w:rPr>
        <w:t> shows how to do this).</w:t>
      </w:r>
    </w:p>
    <w:p w:rsidR="001F5F72" w:rsidRPr="005E34AF" w:rsidRDefault="001F5F72" w:rsidP="001F5F72">
      <w:pPr>
        <w:rPr>
          <w:sz w:val="32"/>
          <w:lang w:eastAsia="en-IN"/>
        </w:rPr>
      </w:pPr>
      <w:r w:rsidRPr="005E34AF">
        <w:rPr>
          <w:sz w:val="32"/>
          <w:lang w:eastAsia="en-IN"/>
        </w:rPr>
        <w:t>4.</w:t>
      </w:r>
      <w:r w:rsidR="005E34AF">
        <w:rPr>
          <w:sz w:val="32"/>
          <w:lang w:eastAsia="en-IN"/>
        </w:rPr>
        <w:t xml:space="preserve"> </w:t>
      </w:r>
      <w:r w:rsidRPr="005E34AF">
        <w:rPr>
          <w:sz w:val="32"/>
          <w:lang w:eastAsia="en-IN"/>
        </w:rPr>
        <w:t>Connect the black wire from Motor A1 (rear left) and the black wire from Motor A2 (front left) to OUT2 on the Motor Module.</w:t>
      </w:r>
    </w:p>
    <w:p w:rsidR="001F5F72" w:rsidRPr="005E34AF" w:rsidRDefault="001F5F72" w:rsidP="001F5F72">
      <w:pPr>
        <w:rPr>
          <w:sz w:val="32"/>
          <w:lang w:eastAsia="en-IN"/>
        </w:rPr>
      </w:pPr>
      <w:r w:rsidRPr="005E34AF">
        <w:rPr>
          <w:sz w:val="32"/>
          <w:lang w:eastAsia="en-IN"/>
        </w:rPr>
        <w:t>5.</w:t>
      </w:r>
      <w:r w:rsidR="005E34AF">
        <w:rPr>
          <w:sz w:val="32"/>
          <w:lang w:eastAsia="en-IN"/>
        </w:rPr>
        <w:t xml:space="preserve"> </w:t>
      </w:r>
      <w:r w:rsidRPr="005E34AF">
        <w:rPr>
          <w:sz w:val="32"/>
          <w:lang w:eastAsia="en-IN"/>
        </w:rPr>
        <w:t>Connect the red wire from Motor B1 (rear right) and the red wire from Motor B2 (front right) to OUT3 on the Motor Module.</w:t>
      </w:r>
    </w:p>
    <w:p w:rsidR="001F5F72" w:rsidRPr="005E34AF" w:rsidRDefault="001F5F72" w:rsidP="001F5F72">
      <w:pPr>
        <w:rPr>
          <w:sz w:val="32"/>
          <w:lang w:eastAsia="en-IN"/>
        </w:rPr>
      </w:pPr>
      <w:r w:rsidRPr="005E34AF">
        <w:rPr>
          <w:sz w:val="32"/>
          <w:lang w:eastAsia="en-IN"/>
        </w:rPr>
        <w:t>6.</w:t>
      </w:r>
      <w:r w:rsidR="005E34AF">
        <w:rPr>
          <w:sz w:val="32"/>
          <w:lang w:eastAsia="en-IN"/>
        </w:rPr>
        <w:t xml:space="preserve"> </w:t>
      </w:r>
      <w:r w:rsidRPr="005E34AF">
        <w:rPr>
          <w:sz w:val="32"/>
          <w:lang w:eastAsia="en-IN"/>
        </w:rPr>
        <w:t>Connect the black wire from Motor B1 (rear right) and the black wire from Motor B2 (front right) to OUT4 on the Motor Module.</w:t>
      </w:r>
    </w:p>
    <w:p w:rsidR="001F5F72" w:rsidRPr="005E34AF" w:rsidRDefault="001F5F72" w:rsidP="001F5F72">
      <w:pPr>
        <w:rPr>
          <w:sz w:val="32"/>
          <w:lang w:eastAsia="en-IN"/>
        </w:rPr>
      </w:pPr>
      <w:r w:rsidRPr="005E34AF">
        <w:rPr>
          <w:sz w:val="32"/>
          <w:lang w:eastAsia="en-IN"/>
        </w:rPr>
        <w:t>7.</w:t>
      </w:r>
      <w:r w:rsidR="005E34AF">
        <w:rPr>
          <w:sz w:val="32"/>
          <w:lang w:eastAsia="en-IN"/>
        </w:rPr>
        <w:t xml:space="preserve"> </w:t>
      </w:r>
      <w:r w:rsidRPr="005E34AF">
        <w:rPr>
          <w:sz w:val="32"/>
          <w:lang w:eastAsia="en-IN"/>
        </w:rPr>
        <w:t>Connect a female-to-female end wire from ENA (Engine A) on the Motor Module to signal pin 1 on the Sensor Shield (the #2 pin in the S row. There are three rows – S stands for Signal, V for Voltage and G for Ground).</w:t>
      </w:r>
    </w:p>
    <w:p w:rsidR="001F5F72" w:rsidRPr="005E34AF" w:rsidRDefault="001F5F72" w:rsidP="001F5F72">
      <w:pPr>
        <w:rPr>
          <w:sz w:val="32"/>
          <w:lang w:eastAsia="en-IN"/>
        </w:rPr>
      </w:pPr>
      <w:r w:rsidRPr="005E34AF">
        <w:rPr>
          <w:sz w:val="32"/>
          <w:lang w:eastAsia="en-IN"/>
        </w:rPr>
        <w:lastRenderedPageBreak/>
        <w:t>8.</w:t>
      </w:r>
      <w:r w:rsidR="005E34AF">
        <w:rPr>
          <w:sz w:val="32"/>
          <w:lang w:eastAsia="en-IN"/>
        </w:rPr>
        <w:t xml:space="preserve"> </w:t>
      </w:r>
      <w:r w:rsidRPr="005E34AF">
        <w:rPr>
          <w:sz w:val="32"/>
          <w:lang w:eastAsia="en-IN"/>
        </w:rPr>
        <w:t>Connect a female-to-female end wire from 5V (next to ENA) on the Motor Module to voltage pin 1 on the Sensor Shield (it doesn’t really matter which pin for voltage as long as it is in the V row).</w:t>
      </w:r>
    </w:p>
    <w:p w:rsidR="001F5F72" w:rsidRPr="005E34AF" w:rsidRDefault="001F5F72" w:rsidP="001F5F72">
      <w:pPr>
        <w:rPr>
          <w:sz w:val="32"/>
          <w:lang w:eastAsia="en-IN"/>
        </w:rPr>
      </w:pPr>
      <w:r w:rsidRPr="005E34AF">
        <w:rPr>
          <w:sz w:val="32"/>
          <w:lang w:eastAsia="en-IN"/>
        </w:rPr>
        <w:t>9.</w:t>
      </w:r>
      <w:r w:rsidR="005E34AF">
        <w:rPr>
          <w:sz w:val="32"/>
          <w:lang w:eastAsia="en-IN"/>
        </w:rPr>
        <w:t xml:space="preserve"> </w:t>
      </w:r>
      <w:r w:rsidRPr="005E34AF">
        <w:rPr>
          <w:sz w:val="32"/>
          <w:lang w:eastAsia="en-IN"/>
        </w:rPr>
        <w:t>Connect a female-to-female end wire from IN1 on the Motor Module to signal pin 2 on the Sensor Shield.</w:t>
      </w:r>
    </w:p>
    <w:p w:rsidR="001F5F72" w:rsidRPr="005E34AF" w:rsidRDefault="001F5F72" w:rsidP="001F5F72">
      <w:pPr>
        <w:rPr>
          <w:sz w:val="32"/>
          <w:lang w:eastAsia="en-IN"/>
        </w:rPr>
      </w:pPr>
      <w:r w:rsidRPr="005E34AF">
        <w:rPr>
          <w:sz w:val="32"/>
          <w:lang w:eastAsia="en-IN"/>
        </w:rPr>
        <w:t>10.</w:t>
      </w:r>
      <w:r w:rsidR="005E34AF">
        <w:rPr>
          <w:sz w:val="32"/>
          <w:lang w:eastAsia="en-IN"/>
        </w:rPr>
        <w:t xml:space="preserve"> </w:t>
      </w:r>
      <w:r w:rsidRPr="005E34AF">
        <w:rPr>
          <w:sz w:val="32"/>
          <w:lang w:eastAsia="en-IN"/>
        </w:rPr>
        <w:t>Connect a female-to-female end wire from IN2 on the Motor Module to signal pin 3 on the Sensor Shield.</w:t>
      </w:r>
    </w:p>
    <w:p w:rsidR="001F5F72" w:rsidRPr="005E34AF" w:rsidRDefault="001F5F72" w:rsidP="001F5F72">
      <w:pPr>
        <w:rPr>
          <w:sz w:val="32"/>
          <w:lang w:eastAsia="en-IN"/>
        </w:rPr>
      </w:pPr>
      <w:r w:rsidRPr="005E34AF">
        <w:rPr>
          <w:sz w:val="32"/>
          <w:lang w:eastAsia="en-IN"/>
        </w:rPr>
        <w:t>11.</w:t>
      </w:r>
      <w:r w:rsidR="005E34AF">
        <w:rPr>
          <w:sz w:val="32"/>
          <w:lang w:eastAsia="en-IN"/>
        </w:rPr>
        <w:t xml:space="preserve"> </w:t>
      </w:r>
      <w:r w:rsidRPr="005E34AF">
        <w:rPr>
          <w:sz w:val="32"/>
          <w:lang w:eastAsia="en-IN"/>
        </w:rPr>
        <w:t>Connect a female-to-female end wire from IN3 on the Motor Module to signal pin 4 on the Sensor Shield.</w:t>
      </w:r>
    </w:p>
    <w:p w:rsidR="001F5F72" w:rsidRPr="005E34AF" w:rsidRDefault="001F5F72" w:rsidP="001F5F72">
      <w:pPr>
        <w:rPr>
          <w:sz w:val="32"/>
          <w:lang w:eastAsia="en-IN"/>
        </w:rPr>
      </w:pPr>
      <w:r w:rsidRPr="005E34AF">
        <w:rPr>
          <w:sz w:val="32"/>
          <w:lang w:eastAsia="en-IN"/>
        </w:rPr>
        <w:t>12.</w:t>
      </w:r>
      <w:r w:rsidR="005E34AF">
        <w:rPr>
          <w:sz w:val="32"/>
          <w:lang w:eastAsia="en-IN"/>
        </w:rPr>
        <w:t xml:space="preserve"> </w:t>
      </w:r>
      <w:r w:rsidRPr="005E34AF">
        <w:rPr>
          <w:sz w:val="32"/>
          <w:lang w:eastAsia="en-IN"/>
        </w:rPr>
        <w:t>Connect a female-to-female end wire from IN4 on the Motor Module to signal pin 5 on the Sensor Shield.</w:t>
      </w:r>
    </w:p>
    <w:p w:rsidR="001F5F72" w:rsidRPr="005E34AF" w:rsidRDefault="001F5F72" w:rsidP="001F5F72">
      <w:pPr>
        <w:rPr>
          <w:sz w:val="32"/>
          <w:lang w:eastAsia="en-IN"/>
        </w:rPr>
      </w:pPr>
      <w:r w:rsidRPr="005E34AF">
        <w:rPr>
          <w:sz w:val="32"/>
          <w:lang w:eastAsia="en-IN"/>
        </w:rPr>
        <w:t>13.Connect a female-to-female end wire from 5V (next to ENB) on the Motor Module to voltage pin 6 on the Sensor Shield (it doesn’t really matter which pin for voltage as long as it is in the V row).</w:t>
      </w:r>
    </w:p>
    <w:p w:rsidR="001F5F72" w:rsidRPr="005E34AF" w:rsidRDefault="001F5F72" w:rsidP="001F5F72">
      <w:pPr>
        <w:rPr>
          <w:sz w:val="32"/>
          <w:lang w:eastAsia="en-IN"/>
        </w:rPr>
      </w:pPr>
      <w:r w:rsidRPr="005E34AF">
        <w:rPr>
          <w:sz w:val="32"/>
          <w:lang w:eastAsia="en-IN"/>
        </w:rPr>
        <w:t>14.</w:t>
      </w:r>
      <w:r w:rsidR="005E34AF">
        <w:rPr>
          <w:sz w:val="32"/>
          <w:lang w:eastAsia="en-IN"/>
        </w:rPr>
        <w:t xml:space="preserve"> </w:t>
      </w:r>
      <w:r w:rsidRPr="005E34AF">
        <w:rPr>
          <w:sz w:val="32"/>
          <w:lang w:eastAsia="en-IN"/>
        </w:rPr>
        <w:t>Connect a female-to-female end wire from ENB (Engine B) on the Motor Module to signal pin 6 on the Sensor Shield.</w:t>
      </w:r>
    </w:p>
    <w:p w:rsidR="001F5F72" w:rsidRPr="005E34AF" w:rsidRDefault="001F5F72" w:rsidP="001F5F72">
      <w:pPr>
        <w:rPr>
          <w:sz w:val="32"/>
          <w:lang w:eastAsia="en-IN"/>
        </w:rPr>
      </w:pPr>
      <w:r w:rsidRPr="005E34AF">
        <w:rPr>
          <w:sz w:val="32"/>
          <w:lang w:eastAsia="en-IN"/>
        </w:rPr>
        <w:t>15.</w:t>
      </w:r>
      <w:r w:rsidR="005E34AF">
        <w:rPr>
          <w:sz w:val="32"/>
          <w:lang w:eastAsia="en-IN"/>
        </w:rPr>
        <w:t xml:space="preserve"> </w:t>
      </w:r>
      <w:r w:rsidRPr="005E34AF">
        <w:rPr>
          <w:sz w:val="32"/>
          <w:lang w:eastAsia="en-IN"/>
        </w:rPr>
        <w:t>Connect the signal wire from the servo motor to signal (S) pin 7 on the Sensor Shield, the voltage wire from the servo motor to the voltage (V) pin 7 on the Sensor Shield, and the ground wire from the servo motor to the GND (G) pin 7 on the Sensor Shield.</w:t>
      </w:r>
    </w:p>
    <w:p w:rsidR="001F5F72" w:rsidRPr="005E34AF" w:rsidRDefault="001F5F72" w:rsidP="001F5F72">
      <w:pPr>
        <w:rPr>
          <w:sz w:val="32"/>
          <w:lang w:eastAsia="en-IN"/>
        </w:rPr>
      </w:pPr>
      <w:r w:rsidRPr="005E34AF">
        <w:rPr>
          <w:sz w:val="32"/>
          <w:lang w:eastAsia="en-IN"/>
        </w:rPr>
        <w:t>16.</w:t>
      </w:r>
      <w:r w:rsidR="005E34AF">
        <w:rPr>
          <w:sz w:val="32"/>
          <w:lang w:eastAsia="en-IN"/>
        </w:rPr>
        <w:t xml:space="preserve"> </w:t>
      </w:r>
      <w:r w:rsidRPr="005E34AF">
        <w:rPr>
          <w:sz w:val="32"/>
          <w:lang w:eastAsia="en-IN"/>
        </w:rPr>
        <w:t xml:space="preserve">Attach the Ultrasonic Sensor to the servo motor and then attach the servo motor to the front of the car so that it can scan left and right looking for objects in its </w:t>
      </w:r>
      <w:hyperlink r:id="rId9" w:history="1">
        <w:r w:rsidRPr="005E34AF">
          <w:rPr>
            <w:color w:val="02CE75"/>
            <w:sz w:val="32"/>
            <w:lang w:eastAsia="en-IN"/>
          </w:rPr>
          <w:t>path</w:t>
        </w:r>
      </w:hyperlink>
      <w:r w:rsidRPr="005E34AF">
        <w:rPr>
          <w:sz w:val="32"/>
          <w:lang w:eastAsia="en-IN"/>
        </w:rPr>
        <w:t>.</w:t>
      </w:r>
      <w:r w:rsidRPr="005E34AF">
        <w:rPr>
          <w:sz w:val="32"/>
          <w:lang w:eastAsia="en-IN"/>
        </w:rPr>
        <w:br/>
        <w:t xml:space="preserve">You can use sticky tape, </w:t>
      </w:r>
      <w:proofErr w:type="spellStart"/>
      <w:r w:rsidRPr="005E34AF">
        <w:rPr>
          <w:sz w:val="32"/>
          <w:lang w:eastAsia="en-IN"/>
        </w:rPr>
        <w:t>blu</w:t>
      </w:r>
      <w:proofErr w:type="spellEnd"/>
      <w:r w:rsidRPr="005E34AF">
        <w:rPr>
          <w:sz w:val="32"/>
          <w:lang w:eastAsia="en-IN"/>
        </w:rPr>
        <w:t>-tack, glue or a 3D printed/laser cut mount or whatever you like to attach everything, as long as everything is firmly mounted.</w:t>
      </w:r>
    </w:p>
    <w:p w:rsidR="001F5F72" w:rsidRPr="005E34AF" w:rsidRDefault="001F5F72" w:rsidP="001F5F72">
      <w:pPr>
        <w:rPr>
          <w:sz w:val="32"/>
          <w:lang w:eastAsia="en-IN"/>
        </w:rPr>
      </w:pPr>
      <w:r w:rsidRPr="005E34AF">
        <w:rPr>
          <w:sz w:val="32"/>
          <w:lang w:eastAsia="en-IN"/>
        </w:rPr>
        <w:lastRenderedPageBreak/>
        <w:t>17.</w:t>
      </w:r>
      <w:r w:rsidR="005E34AF">
        <w:rPr>
          <w:sz w:val="32"/>
          <w:lang w:eastAsia="en-IN"/>
        </w:rPr>
        <w:t xml:space="preserve"> </w:t>
      </w:r>
      <w:r w:rsidRPr="005E34AF">
        <w:rPr>
          <w:sz w:val="32"/>
          <w:lang w:eastAsia="en-IN"/>
        </w:rPr>
        <w:t>Use female-to-female end plugs to connect the Ultrasonic sensor to the Sensor Shield. Firstly, attach the TRIG pin from the Ultrasonic sensor to signal (S) pin 8 on the Sensor Shield. Attach the ECHO pin from the ultrasonic sensor to signal (S) pin 9 on the Sensor Shield. Attach the VCC pin from the Ultrasonic Sensor to the voltage (V) pin 10 on the Sensor Shield. Lastly, attach the GND pin from the Ultrasonic Sensor to the GND (G) pin 11 on the Sensor Shield.</w:t>
      </w:r>
    </w:p>
    <w:p w:rsidR="001F5F72" w:rsidRPr="005E34AF" w:rsidRDefault="001F5F72" w:rsidP="001F5F72">
      <w:pPr>
        <w:rPr>
          <w:sz w:val="32"/>
          <w:lang w:eastAsia="en-IN"/>
        </w:rPr>
      </w:pPr>
      <w:r w:rsidRPr="005E34AF">
        <w:rPr>
          <w:sz w:val="32"/>
          <w:lang w:eastAsia="en-IN"/>
        </w:rPr>
        <w:t>18.</w:t>
      </w:r>
      <w:r w:rsidR="005E34AF">
        <w:rPr>
          <w:sz w:val="32"/>
          <w:lang w:eastAsia="en-IN"/>
        </w:rPr>
        <w:t xml:space="preserve"> </w:t>
      </w:r>
      <w:r w:rsidRPr="005E34AF">
        <w:rPr>
          <w:sz w:val="32"/>
          <w:lang w:eastAsia="en-IN"/>
        </w:rPr>
        <w:t>Now attach the Sensor Shield on top of the Arduino Uno board making sure to not bend any pins. Connect a 9V Battery Barrel Jack Connector to a 9V battery and then plug this in to the Arduino’s barrel jack (see diagram below).</w:t>
      </w:r>
    </w:p>
    <w:p w:rsidR="001F5F72" w:rsidRPr="005E34AF" w:rsidRDefault="001F5F72" w:rsidP="001F5F72">
      <w:pPr>
        <w:rPr>
          <w:sz w:val="32"/>
          <w:lang w:eastAsia="en-IN"/>
        </w:rPr>
      </w:pPr>
      <w:r w:rsidRPr="005E34AF">
        <w:rPr>
          <w:sz w:val="32"/>
          <w:lang w:eastAsia="en-IN"/>
        </w:rPr>
        <w:t>19.</w:t>
      </w:r>
      <w:r w:rsidR="005E34AF">
        <w:rPr>
          <w:sz w:val="32"/>
          <w:lang w:eastAsia="en-IN"/>
        </w:rPr>
        <w:t xml:space="preserve"> </w:t>
      </w:r>
      <w:r w:rsidRPr="005E34AF">
        <w:rPr>
          <w:sz w:val="32"/>
          <w:lang w:eastAsia="en-IN"/>
        </w:rPr>
        <w:t>That’s it! Now all you need is batteries and the code!</w:t>
      </w:r>
    </w:p>
    <w:p w:rsidR="001F5F72" w:rsidRDefault="001F5F72" w:rsidP="004D110B">
      <w:pPr>
        <w:tabs>
          <w:tab w:val="left" w:pos="3960"/>
        </w:tabs>
        <w:rPr>
          <w:sz w:val="36"/>
          <w:lang w:val="en-US"/>
        </w:rPr>
      </w:pPr>
    </w:p>
    <w:p w:rsidR="001F5F72" w:rsidRDefault="001F5F72" w:rsidP="004D110B">
      <w:pPr>
        <w:tabs>
          <w:tab w:val="left" w:pos="3960"/>
        </w:tabs>
        <w:rPr>
          <w:sz w:val="36"/>
          <w:lang w:val="en-US"/>
        </w:rPr>
      </w:pPr>
      <w:r>
        <w:rPr>
          <w:sz w:val="36"/>
          <w:lang w:val="en-US"/>
        </w:rPr>
        <w:t>COMPONTENTS USED IN THE PROJECT:</w:t>
      </w:r>
    </w:p>
    <w:p w:rsidR="001F5F72" w:rsidRDefault="001F5F72" w:rsidP="001F5F72">
      <w:pPr>
        <w:rPr>
          <w:sz w:val="32"/>
        </w:rPr>
      </w:pPr>
      <w:r w:rsidRPr="001F5F72">
        <w:rPr>
          <w:sz w:val="32"/>
        </w:rPr>
        <w:t>1x Arduino Uno board</w:t>
      </w:r>
    </w:p>
    <w:p w:rsidR="001F5F72" w:rsidRDefault="001F5F72" w:rsidP="001F5F72">
      <w:pPr>
        <w:rPr>
          <w:sz w:val="32"/>
        </w:rPr>
      </w:pPr>
      <w:r w:rsidRPr="001F5F72">
        <w:rPr>
          <w:sz w:val="32"/>
        </w:rPr>
        <w:t>4 wheels, 4 motors</w:t>
      </w:r>
    </w:p>
    <w:p w:rsidR="001F5F72" w:rsidRDefault="001F5F72" w:rsidP="001F5F72">
      <w:pPr>
        <w:rPr>
          <w:sz w:val="32"/>
        </w:rPr>
      </w:pPr>
      <w:r>
        <w:rPr>
          <w:sz w:val="32"/>
        </w:rPr>
        <w:t>4x 9v battery</w:t>
      </w:r>
    </w:p>
    <w:p w:rsidR="001F5F72" w:rsidRDefault="001F5F72" w:rsidP="001F5F72">
      <w:pPr>
        <w:pStyle w:val="NoSpacing"/>
        <w:rPr>
          <w:sz w:val="32"/>
        </w:rPr>
      </w:pPr>
      <w:r w:rsidRPr="001F5F72">
        <w:rPr>
          <w:sz w:val="32"/>
        </w:rPr>
        <w:t>1x 9V battery power cable barrel jack connector</w:t>
      </w:r>
    </w:p>
    <w:p w:rsidR="001F5F72" w:rsidRDefault="001F5F72" w:rsidP="001F5F72">
      <w:pPr>
        <w:pStyle w:val="NoSpacing"/>
        <w:rPr>
          <w:sz w:val="32"/>
        </w:rPr>
      </w:pPr>
    </w:p>
    <w:p w:rsidR="001F5F72" w:rsidRPr="001F5F72" w:rsidRDefault="001F5F72" w:rsidP="001F5F72">
      <w:pPr>
        <w:pStyle w:val="NoSpacing"/>
        <w:rPr>
          <w:sz w:val="32"/>
          <w:lang w:eastAsia="en-IN"/>
        </w:rPr>
      </w:pPr>
      <w:r w:rsidRPr="001F5F72">
        <w:rPr>
          <w:sz w:val="32"/>
          <w:lang w:eastAsia="en-IN"/>
        </w:rPr>
        <w:t>1x L298N Motor Module</w:t>
      </w:r>
    </w:p>
    <w:p w:rsidR="001F5F72" w:rsidRDefault="001F5F72" w:rsidP="001F5F72">
      <w:pPr>
        <w:pStyle w:val="NoSpacing"/>
        <w:rPr>
          <w:sz w:val="32"/>
          <w:lang w:eastAsia="en-IN"/>
        </w:rPr>
      </w:pPr>
    </w:p>
    <w:p w:rsidR="001F5F72" w:rsidRPr="001F5F72" w:rsidRDefault="001F5F72" w:rsidP="001F5F72">
      <w:pPr>
        <w:pStyle w:val="NoSpacing"/>
        <w:rPr>
          <w:sz w:val="32"/>
          <w:lang w:eastAsia="en-IN"/>
        </w:rPr>
      </w:pPr>
      <w:r w:rsidRPr="001F5F72">
        <w:rPr>
          <w:sz w:val="32"/>
          <w:lang w:eastAsia="en-IN"/>
        </w:rPr>
        <w:t>1x Arduino Sensor Shield v5.0</w:t>
      </w:r>
    </w:p>
    <w:p w:rsidR="00114B64" w:rsidRDefault="00114B64" w:rsidP="001F5F72">
      <w:pPr>
        <w:pStyle w:val="NoSpacing"/>
        <w:rPr>
          <w:sz w:val="32"/>
          <w:lang w:eastAsia="en-IN"/>
        </w:rPr>
      </w:pPr>
    </w:p>
    <w:p w:rsidR="001F5F72" w:rsidRPr="001F5F72" w:rsidRDefault="001F5F72" w:rsidP="001F5F72">
      <w:pPr>
        <w:pStyle w:val="NoSpacing"/>
        <w:rPr>
          <w:sz w:val="32"/>
          <w:lang w:eastAsia="en-IN"/>
        </w:rPr>
      </w:pPr>
      <w:r w:rsidRPr="001F5F72">
        <w:rPr>
          <w:sz w:val="32"/>
          <w:lang w:eastAsia="en-IN"/>
        </w:rPr>
        <w:t>1x HC-SR04 Ultrasonic Sensor</w:t>
      </w:r>
    </w:p>
    <w:p w:rsidR="001F5F72" w:rsidRPr="001F5F72" w:rsidRDefault="001F5F72" w:rsidP="001F5F72">
      <w:pPr>
        <w:pStyle w:val="NoSpacing"/>
        <w:rPr>
          <w:sz w:val="32"/>
          <w:lang w:eastAsia="en-IN"/>
        </w:rPr>
      </w:pPr>
      <w:r w:rsidRPr="001F5F72">
        <w:rPr>
          <w:sz w:val="32"/>
          <w:lang w:eastAsia="en-IN"/>
        </w:rPr>
        <w:t xml:space="preserve">1x Servo motor </w:t>
      </w:r>
    </w:p>
    <w:p w:rsidR="001F5F72" w:rsidRDefault="001F5F72" w:rsidP="001F5F72">
      <w:pPr>
        <w:pStyle w:val="NoSpacing"/>
        <w:rPr>
          <w:sz w:val="32"/>
          <w:lang w:val="en-US"/>
        </w:rPr>
      </w:pPr>
    </w:p>
    <w:p w:rsidR="00114B64" w:rsidRPr="00114B64" w:rsidRDefault="00114B64" w:rsidP="00114B64">
      <w:pPr>
        <w:rPr>
          <w:sz w:val="32"/>
          <w:lang w:eastAsia="en-IN"/>
        </w:rPr>
      </w:pPr>
      <w:r w:rsidRPr="00114B64">
        <w:rPr>
          <w:sz w:val="32"/>
          <w:lang w:eastAsia="en-IN"/>
        </w:rPr>
        <w:t>4x female-to-female wires for Ultrasonic Sensor</w:t>
      </w:r>
    </w:p>
    <w:p w:rsidR="00114B64" w:rsidRPr="00114B64" w:rsidRDefault="00114B64" w:rsidP="00114B64">
      <w:pPr>
        <w:rPr>
          <w:sz w:val="32"/>
          <w:lang w:eastAsia="en-IN"/>
        </w:rPr>
      </w:pPr>
      <w:r w:rsidRPr="00114B64">
        <w:rPr>
          <w:sz w:val="32"/>
          <w:lang w:eastAsia="en-IN"/>
        </w:rPr>
        <w:t>8x female-to-female wires for the Motor Module to Sensor Shield</w:t>
      </w:r>
    </w:p>
    <w:p w:rsidR="00114B64" w:rsidRPr="00114B64" w:rsidRDefault="00114B64" w:rsidP="00114B64">
      <w:pPr>
        <w:rPr>
          <w:sz w:val="32"/>
          <w:lang w:eastAsia="en-IN"/>
        </w:rPr>
      </w:pPr>
      <w:r w:rsidRPr="00114B64">
        <w:rPr>
          <w:sz w:val="32"/>
          <w:lang w:eastAsia="en-IN"/>
        </w:rPr>
        <w:lastRenderedPageBreak/>
        <w:t>8x bare-ended wires to go from the four motors to the Motor Module</w:t>
      </w:r>
    </w:p>
    <w:p w:rsidR="00114B64" w:rsidRPr="00114B64" w:rsidRDefault="00114B64" w:rsidP="00114B64">
      <w:pPr>
        <w:rPr>
          <w:sz w:val="32"/>
          <w:lang w:eastAsia="en-IN"/>
        </w:rPr>
      </w:pPr>
      <w:r w:rsidRPr="00114B64">
        <w:rPr>
          <w:sz w:val="32"/>
          <w:lang w:eastAsia="en-IN"/>
        </w:rPr>
        <w:t>2x bare-ended wires to go from the Motor Module to Sensor Shield</w:t>
      </w:r>
    </w:p>
    <w:p w:rsidR="00114B64" w:rsidRPr="00114B64" w:rsidRDefault="00114B64" w:rsidP="00114B64">
      <w:pPr>
        <w:rPr>
          <w:sz w:val="32"/>
          <w:lang w:eastAsia="en-IN"/>
        </w:rPr>
      </w:pPr>
      <w:r w:rsidRPr="00114B64">
        <w:rPr>
          <w:sz w:val="32"/>
          <w:lang w:eastAsia="en-IN"/>
        </w:rPr>
        <w:t>3x wires for the servo motor with female end attaching to Sensor Shield</w:t>
      </w:r>
    </w:p>
    <w:p w:rsidR="00114B64" w:rsidRDefault="00114B64" w:rsidP="00114B64">
      <w:pPr>
        <w:rPr>
          <w:sz w:val="32"/>
          <w:lang w:val="en-US"/>
        </w:rPr>
      </w:pPr>
      <w:r>
        <w:rPr>
          <w:sz w:val="32"/>
          <w:lang w:val="en-US"/>
        </w:rPr>
        <w:t>4 bare wires</w:t>
      </w:r>
    </w:p>
    <w:p w:rsidR="00114B64" w:rsidRDefault="00114B64" w:rsidP="00114B64">
      <w:pPr>
        <w:rPr>
          <w:sz w:val="32"/>
          <w:lang w:val="en-US"/>
        </w:rPr>
      </w:pPr>
      <w:r>
        <w:rPr>
          <w:sz w:val="32"/>
          <w:lang w:val="en-US"/>
        </w:rPr>
        <w:t>9v battery connector 4</w:t>
      </w:r>
    </w:p>
    <w:p w:rsidR="00114B64" w:rsidRPr="00114B64" w:rsidRDefault="00114B64" w:rsidP="00114B64">
      <w:pPr>
        <w:pStyle w:val="NoSpacing"/>
        <w:rPr>
          <w:sz w:val="32"/>
          <w:lang w:eastAsia="en-IN"/>
        </w:rPr>
      </w:pPr>
      <w:r w:rsidRPr="00114B64">
        <w:rPr>
          <w:sz w:val="32"/>
          <w:lang w:eastAsia="en-IN"/>
        </w:rPr>
        <w:t xml:space="preserve">Arduino </w:t>
      </w:r>
      <w:hyperlink r:id="rId10" w:history="1">
        <w:r w:rsidRPr="00114B64">
          <w:rPr>
            <w:color w:val="02CE75"/>
            <w:sz w:val="32"/>
            <w:lang w:eastAsia="en-IN"/>
          </w:rPr>
          <w:t>IDE</w:t>
        </w:r>
      </w:hyperlink>
      <w:r w:rsidRPr="00114B64">
        <w:rPr>
          <w:sz w:val="32"/>
          <w:lang w:eastAsia="en-IN"/>
        </w:rPr>
        <w:t xml:space="preserve"> software – free at </w:t>
      </w:r>
      <w:hyperlink r:id="rId11" w:history="1">
        <w:r w:rsidRPr="00114B64">
          <w:rPr>
            <w:color w:val="02CE75"/>
            <w:sz w:val="32"/>
            <w:lang w:eastAsia="en-IN"/>
          </w:rPr>
          <w:t>http://www.arduino.cc</w:t>
        </w:r>
      </w:hyperlink>
    </w:p>
    <w:p w:rsidR="00114B64" w:rsidRDefault="00114B64" w:rsidP="00114B64">
      <w:pPr>
        <w:pStyle w:val="NoSpacing"/>
        <w:rPr>
          <w:sz w:val="32"/>
          <w:lang w:eastAsia="en-IN"/>
        </w:rPr>
      </w:pPr>
    </w:p>
    <w:p w:rsidR="00114B64" w:rsidRPr="00114B64" w:rsidRDefault="00114B64" w:rsidP="00114B64">
      <w:pPr>
        <w:pStyle w:val="NoSpacing"/>
        <w:rPr>
          <w:sz w:val="32"/>
          <w:lang w:eastAsia="en-IN"/>
        </w:rPr>
      </w:pPr>
      <w:r w:rsidRPr="00114B64">
        <w:rPr>
          <w:sz w:val="32"/>
          <w:lang w:eastAsia="en-IN"/>
        </w:rPr>
        <w:t>USB cable (A male plug to B male plug)</w:t>
      </w:r>
    </w:p>
    <w:p w:rsidR="00114B64" w:rsidRDefault="00114B64" w:rsidP="00114B64">
      <w:pPr>
        <w:pStyle w:val="NoSpacing"/>
        <w:rPr>
          <w:sz w:val="32"/>
          <w:lang w:eastAsia="en-IN"/>
        </w:rPr>
      </w:pPr>
    </w:p>
    <w:p w:rsidR="00114B64" w:rsidRPr="00114B64" w:rsidRDefault="00114B64" w:rsidP="00114B64">
      <w:pPr>
        <w:pStyle w:val="NoSpacing"/>
        <w:rPr>
          <w:sz w:val="32"/>
          <w:lang w:eastAsia="en-IN"/>
        </w:rPr>
      </w:pPr>
      <w:r w:rsidRPr="00114B64">
        <w:rPr>
          <w:sz w:val="32"/>
          <w:lang w:eastAsia="en-IN"/>
        </w:rPr>
        <w:t>A computer to program with</w:t>
      </w:r>
    </w:p>
    <w:p w:rsidR="00114B64" w:rsidRDefault="00114B64" w:rsidP="00114B64">
      <w:pPr>
        <w:rPr>
          <w:sz w:val="32"/>
          <w:lang w:val="en-US"/>
        </w:rPr>
      </w:pPr>
    </w:p>
    <w:p w:rsidR="00222D01" w:rsidRDefault="00114B64" w:rsidP="00114B64">
      <w:pPr>
        <w:rPr>
          <w:sz w:val="32"/>
          <w:lang w:val="en-US"/>
        </w:rPr>
      </w:pPr>
      <w:r>
        <w:rPr>
          <w:sz w:val="32"/>
          <w:lang w:val="en-US"/>
        </w:rPr>
        <w:t>PROJECT PHOTO</w:t>
      </w:r>
      <w:r w:rsidR="00222D01">
        <w:rPr>
          <w:sz w:val="32"/>
          <w:lang w:val="en-US"/>
        </w:rPr>
        <w:t>S:</w:t>
      </w:r>
    </w:p>
    <w:p w:rsidR="00222D01" w:rsidRDefault="00222D01" w:rsidP="00114B64">
      <w:pPr>
        <w:rPr>
          <w:sz w:val="32"/>
          <w:lang w:val="en-US"/>
        </w:rPr>
      </w:pPr>
      <w:r w:rsidRPr="00222D01">
        <w:rPr>
          <w:noProof/>
          <w:sz w:val="32"/>
          <w:lang w:eastAsia="en-IN"/>
        </w:rPr>
        <w:t xml:space="preserve"> </w:t>
      </w:r>
      <w:r>
        <w:rPr>
          <w:noProof/>
          <w:sz w:val="32"/>
          <w:lang w:eastAsia="en-IN"/>
        </w:rPr>
        <w:drawing>
          <wp:inline distT="0" distB="0" distL="0" distR="0" wp14:anchorId="7CF1A901" wp14:editId="5DED80B3">
            <wp:extent cx="3850639" cy="2887980"/>
            <wp:effectExtent l="0" t="0" r="0" b="7620"/>
            <wp:docPr id="2" name="Picture 2" descr="C:\Users\Rajalakshmanan\Desktop\IMG-20190926-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alakshmanan\Desktop\IMG-20190926-WA000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51493" cy="2888620"/>
                    </a:xfrm>
                    <a:prstGeom prst="rect">
                      <a:avLst/>
                    </a:prstGeom>
                    <a:noFill/>
                    <a:ln>
                      <a:noFill/>
                    </a:ln>
                  </pic:spPr>
                </pic:pic>
              </a:graphicData>
            </a:graphic>
          </wp:inline>
        </w:drawing>
      </w:r>
    </w:p>
    <w:p w:rsidR="00222D01" w:rsidRDefault="00D82E49" w:rsidP="00114B64">
      <w:pPr>
        <w:rPr>
          <w:sz w:val="32"/>
          <w:lang w:val="en-US"/>
        </w:rPr>
      </w:pPr>
      <w:r>
        <w:rPr>
          <w:sz w:val="32"/>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4pt;height:336.9pt;mso-left-percent:-10001;mso-top-percent:-10001;mso-position-horizontal:absolute;mso-position-horizontal-relative:char;mso-position-vertical:absolute;mso-position-vertical-relative:line;mso-left-percent:-10001;mso-top-percent:-10001">
            <v:imagedata r:id="rId13" o:title="20190926_095606"/>
          </v:shape>
        </w:pict>
      </w:r>
    </w:p>
    <w:p w:rsidR="00222D01" w:rsidRDefault="00222D01" w:rsidP="00114B64">
      <w:pPr>
        <w:rPr>
          <w:sz w:val="32"/>
          <w:lang w:val="en-US"/>
        </w:rPr>
      </w:pPr>
    </w:p>
    <w:p w:rsidR="00114B64" w:rsidRPr="00114B64" w:rsidRDefault="00114B64" w:rsidP="00114B64">
      <w:pPr>
        <w:rPr>
          <w:sz w:val="32"/>
          <w:lang w:val="en-US"/>
        </w:rPr>
      </w:pPr>
    </w:p>
    <w:sectPr w:rsidR="00114B64" w:rsidRPr="00114B64" w:rsidSect="00D82E49">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97520"/>
    <w:multiLevelType w:val="multilevel"/>
    <w:tmpl w:val="1D70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3A906C6"/>
    <w:multiLevelType w:val="hybridMultilevel"/>
    <w:tmpl w:val="0D34E886"/>
    <w:lvl w:ilvl="0" w:tplc="4009000F">
      <w:start w:val="1"/>
      <w:numFmt w:val="decimal"/>
      <w:lvlText w:val="%1."/>
      <w:lvlJc w:val="left"/>
      <w:pPr>
        <w:ind w:left="888" w:hanging="360"/>
      </w:pPr>
    </w:lvl>
    <w:lvl w:ilvl="1" w:tplc="40090019" w:tentative="1">
      <w:start w:val="1"/>
      <w:numFmt w:val="lowerLetter"/>
      <w:lvlText w:val="%2."/>
      <w:lvlJc w:val="left"/>
      <w:pPr>
        <w:ind w:left="1608" w:hanging="360"/>
      </w:pPr>
    </w:lvl>
    <w:lvl w:ilvl="2" w:tplc="4009001B" w:tentative="1">
      <w:start w:val="1"/>
      <w:numFmt w:val="lowerRoman"/>
      <w:lvlText w:val="%3."/>
      <w:lvlJc w:val="right"/>
      <w:pPr>
        <w:ind w:left="2328" w:hanging="180"/>
      </w:pPr>
    </w:lvl>
    <w:lvl w:ilvl="3" w:tplc="4009000F" w:tentative="1">
      <w:start w:val="1"/>
      <w:numFmt w:val="decimal"/>
      <w:lvlText w:val="%4."/>
      <w:lvlJc w:val="left"/>
      <w:pPr>
        <w:ind w:left="3048" w:hanging="360"/>
      </w:pPr>
    </w:lvl>
    <w:lvl w:ilvl="4" w:tplc="40090019" w:tentative="1">
      <w:start w:val="1"/>
      <w:numFmt w:val="lowerLetter"/>
      <w:lvlText w:val="%5."/>
      <w:lvlJc w:val="left"/>
      <w:pPr>
        <w:ind w:left="3768" w:hanging="360"/>
      </w:pPr>
    </w:lvl>
    <w:lvl w:ilvl="5" w:tplc="4009001B" w:tentative="1">
      <w:start w:val="1"/>
      <w:numFmt w:val="lowerRoman"/>
      <w:lvlText w:val="%6."/>
      <w:lvlJc w:val="right"/>
      <w:pPr>
        <w:ind w:left="4488" w:hanging="180"/>
      </w:pPr>
    </w:lvl>
    <w:lvl w:ilvl="6" w:tplc="4009000F" w:tentative="1">
      <w:start w:val="1"/>
      <w:numFmt w:val="decimal"/>
      <w:lvlText w:val="%7."/>
      <w:lvlJc w:val="left"/>
      <w:pPr>
        <w:ind w:left="5208" w:hanging="360"/>
      </w:pPr>
    </w:lvl>
    <w:lvl w:ilvl="7" w:tplc="40090019" w:tentative="1">
      <w:start w:val="1"/>
      <w:numFmt w:val="lowerLetter"/>
      <w:lvlText w:val="%8."/>
      <w:lvlJc w:val="left"/>
      <w:pPr>
        <w:ind w:left="5928" w:hanging="360"/>
      </w:pPr>
    </w:lvl>
    <w:lvl w:ilvl="8" w:tplc="4009001B" w:tentative="1">
      <w:start w:val="1"/>
      <w:numFmt w:val="lowerRoman"/>
      <w:lvlText w:val="%9."/>
      <w:lvlJc w:val="right"/>
      <w:pPr>
        <w:ind w:left="6648" w:hanging="180"/>
      </w:pPr>
    </w:lvl>
  </w:abstractNum>
  <w:abstractNum w:abstractNumId="2">
    <w:nsid w:val="161E293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195D3A04"/>
    <w:multiLevelType w:val="multilevel"/>
    <w:tmpl w:val="E708B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DD933CD"/>
    <w:multiLevelType w:val="multilevel"/>
    <w:tmpl w:val="0EEE2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656D5436"/>
    <w:multiLevelType w:val="hybridMultilevel"/>
    <w:tmpl w:val="BDAC0730"/>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6">
    <w:nsid w:val="7F5A03C1"/>
    <w:multiLevelType w:val="multilevel"/>
    <w:tmpl w:val="8116B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5"/>
  </w:num>
  <w:num w:numId="3">
    <w:abstractNumId w:val="2"/>
  </w:num>
  <w:num w:numId="4">
    <w:abstractNumId w:val="3"/>
  </w:num>
  <w:num w:numId="5">
    <w:abstractNumId w:val="4"/>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4ACC"/>
    <w:rsid w:val="00114B64"/>
    <w:rsid w:val="001F5F72"/>
    <w:rsid w:val="00222D01"/>
    <w:rsid w:val="00266993"/>
    <w:rsid w:val="004D110B"/>
    <w:rsid w:val="005E34AF"/>
    <w:rsid w:val="00676A0B"/>
    <w:rsid w:val="006C2F7B"/>
    <w:rsid w:val="007A2743"/>
    <w:rsid w:val="0086319D"/>
    <w:rsid w:val="008B4ACC"/>
    <w:rsid w:val="00AC1443"/>
    <w:rsid w:val="00B55692"/>
    <w:rsid w:val="00D82E49"/>
    <w:rsid w:val="00E03A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743"/>
    <w:pPr>
      <w:ind w:left="720"/>
      <w:contextualSpacing/>
    </w:pPr>
  </w:style>
  <w:style w:type="paragraph" w:styleId="BalloonText">
    <w:name w:val="Balloon Text"/>
    <w:basedOn w:val="Normal"/>
    <w:link w:val="BalloonTextChar"/>
    <w:uiPriority w:val="99"/>
    <w:semiHidden/>
    <w:unhideWhenUsed/>
    <w:rsid w:val="004D11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110B"/>
    <w:rPr>
      <w:rFonts w:ascii="Tahoma" w:hAnsi="Tahoma" w:cs="Tahoma"/>
      <w:sz w:val="16"/>
      <w:szCs w:val="16"/>
    </w:rPr>
  </w:style>
  <w:style w:type="paragraph" w:styleId="Title">
    <w:name w:val="Title"/>
    <w:basedOn w:val="Normal"/>
    <w:next w:val="Normal"/>
    <w:link w:val="TitleChar"/>
    <w:uiPriority w:val="10"/>
    <w:qFormat/>
    <w:rsid w:val="001F5F7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F5F72"/>
    <w:rPr>
      <w:rFonts w:asciiTheme="majorHAnsi" w:eastAsiaTheme="majorEastAsia" w:hAnsiTheme="majorHAnsi" w:cstheme="majorBidi"/>
      <w:color w:val="17365D" w:themeColor="text2" w:themeShade="BF"/>
      <w:spacing w:val="5"/>
      <w:kern w:val="28"/>
      <w:sz w:val="52"/>
      <w:szCs w:val="52"/>
    </w:rPr>
  </w:style>
  <w:style w:type="paragraph" w:styleId="NoSpacing">
    <w:name w:val="No Spacing"/>
    <w:link w:val="NoSpacingChar"/>
    <w:uiPriority w:val="1"/>
    <w:qFormat/>
    <w:rsid w:val="001F5F72"/>
    <w:pPr>
      <w:spacing w:after="0" w:line="240" w:lineRule="auto"/>
    </w:pPr>
  </w:style>
  <w:style w:type="character" w:customStyle="1" w:styleId="NoSpacingChar">
    <w:name w:val="No Spacing Char"/>
    <w:basedOn w:val="DefaultParagraphFont"/>
    <w:link w:val="NoSpacing"/>
    <w:uiPriority w:val="1"/>
    <w:rsid w:val="00D82E4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743"/>
    <w:pPr>
      <w:ind w:left="720"/>
      <w:contextualSpacing/>
    </w:pPr>
  </w:style>
  <w:style w:type="paragraph" w:styleId="BalloonText">
    <w:name w:val="Balloon Text"/>
    <w:basedOn w:val="Normal"/>
    <w:link w:val="BalloonTextChar"/>
    <w:uiPriority w:val="99"/>
    <w:semiHidden/>
    <w:unhideWhenUsed/>
    <w:rsid w:val="004D11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110B"/>
    <w:rPr>
      <w:rFonts w:ascii="Tahoma" w:hAnsi="Tahoma" w:cs="Tahoma"/>
      <w:sz w:val="16"/>
      <w:szCs w:val="16"/>
    </w:rPr>
  </w:style>
  <w:style w:type="paragraph" w:styleId="Title">
    <w:name w:val="Title"/>
    <w:basedOn w:val="Normal"/>
    <w:next w:val="Normal"/>
    <w:link w:val="TitleChar"/>
    <w:uiPriority w:val="10"/>
    <w:qFormat/>
    <w:rsid w:val="001F5F7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F5F72"/>
    <w:rPr>
      <w:rFonts w:asciiTheme="majorHAnsi" w:eastAsiaTheme="majorEastAsia" w:hAnsiTheme="majorHAnsi" w:cstheme="majorBidi"/>
      <w:color w:val="17365D" w:themeColor="text2" w:themeShade="BF"/>
      <w:spacing w:val="5"/>
      <w:kern w:val="28"/>
      <w:sz w:val="52"/>
      <w:szCs w:val="52"/>
    </w:rPr>
  </w:style>
  <w:style w:type="paragraph" w:styleId="NoSpacing">
    <w:name w:val="No Spacing"/>
    <w:link w:val="NoSpacingChar"/>
    <w:uiPriority w:val="1"/>
    <w:qFormat/>
    <w:rsid w:val="001F5F72"/>
    <w:pPr>
      <w:spacing w:after="0" w:line="240" w:lineRule="auto"/>
    </w:pPr>
  </w:style>
  <w:style w:type="character" w:customStyle="1" w:styleId="NoSpacingChar">
    <w:name w:val="No Spacing Char"/>
    <w:basedOn w:val="DefaultParagraphFont"/>
    <w:link w:val="NoSpacing"/>
    <w:uiPriority w:val="1"/>
    <w:rsid w:val="00D82E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717086">
      <w:bodyDiv w:val="1"/>
      <w:marLeft w:val="0"/>
      <w:marRight w:val="0"/>
      <w:marTop w:val="0"/>
      <w:marBottom w:val="0"/>
      <w:divBdr>
        <w:top w:val="none" w:sz="0" w:space="0" w:color="auto"/>
        <w:left w:val="none" w:sz="0" w:space="0" w:color="auto"/>
        <w:bottom w:val="none" w:sz="0" w:space="0" w:color="auto"/>
        <w:right w:val="none" w:sz="0" w:space="0" w:color="auto"/>
      </w:divBdr>
    </w:div>
    <w:div w:id="260114367">
      <w:bodyDiv w:val="1"/>
      <w:marLeft w:val="0"/>
      <w:marRight w:val="0"/>
      <w:marTop w:val="0"/>
      <w:marBottom w:val="0"/>
      <w:divBdr>
        <w:top w:val="none" w:sz="0" w:space="0" w:color="auto"/>
        <w:left w:val="none" w:sz="0" w:space="0" w:color="auto"/>
        <w:bottom w:val="none" w:sz="0" w:space="0" w:color="auto"/>
        <w:right w:val="none" w:sz="0" w:space="0" w:color="auto"/>
      </w:divBdr>
    </w:div>
    <w:div w:id="910314852">
      <w:bodyDiv w:val="1"/>
      <w:marLeft w:val="0"/>
      <w:marRight w:val="0"/>
      <w:marTop w:val="0"/>
      <w:marBottom w:val="0"/>
      <w:divBdr>
        <w:top w:val="none" w:sz="0" w:space="0" w:color="auto"/>
        <w:left w:val="none" w:sz="0" w:space="0" w:color="auto"/>
        <w:bottom w:val="none" w:sz="0" w:space="0" w:color="auto"/>
        <w:right w:val="none" w:sz="0" w:space="0" w:color="auto"/>
      </w:divBdr>
    </w:div>
    <w:div w:id="1633634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arduino.cc/" TargetMode="External"/><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hyperlink" Target="https://www.codemahal.com/glossary/ide/" TargetMode="External"/><Relationship Id="rId4" Type="http://schemas.microsoft.com/office/2007/relationships/stylesWithEffects" Target="stylesWithEffects.xml"/><Relationship Id="rId9" Type="http://schemas.openxmlformats.org/officeDocument/2006/relationships/hyperlink" Target="https://www.codemahal.com/glossary/path/" TargetMode="Externa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168CA64D9A74E2C8561F12C41B54A9F"/>
        <w:category>
          <w:name w:val="General"/>
          <w:gallery w:val="placeholder"/>
        </w:category>
        <w:types>
          <w:type w:val="bbPlcHdr"/>
        </w:types>
        <w:behaviors>
          <w:behavior w:val="content"/>
        </w:behaviors>
        <w:guid w:val="{347E9750-82D8-47BB-B9DF-59DCC9C8790B}"/>
      </w:docPartPr>
      <w:docPartBody>
        <w:p w:rsidR="00000000" w:rsidRDefault="00C42A03" w:rsidP="00C42A03">
          <w:pPr>
            <w:pStyle w:val="E168CA64D9A74E2C8561F12C41B54A9F"/>
          </w:pPr>
          <w:r>
            <w:rPr>
              <w:color w:val="000000" w:themeColor="text1"/>
              <w:sz w:val="32"/>
              <w:szCs w:val="32"/>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2A03"/>
    <w:rsid w:val="00C42A03"/>
    <w:rsid w:val="00F115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68CA64D9A74E2C8561F12C41B54A9F">
    <w:name w:val="E168CA64D9A74E2C8561F12C41B54A9F"/>
    <w:rsid w:val="00C42A03"/>
  </w:style>
  <w:style w:type="paragraph" w:customStyle="1" w:styleId="B2B2523EFA5E4004A05D5C8005822A29">
    <w:name w:val="B2B2523EFA5E4004A05D5C8005822A29"/>
    <w:rsid w:val="00C42A03"/>
  </w:style>
  <w:style w:type="paragraph" w:customStyle="1" w:styleId="64C09860B1D44E18BF61994E5BBD1718">
    <w:name w:val="64C09860B1D44E18BF61994E5BBD1718"/>
    <w:rsid w:val="00C42A0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68CA64D9A74E2C8561F12C41B54A9F">
    <w:name w:val="E168CA64D9A74E2C8561F12C41B54A9F"/>
    <w:rsid w:val="00C42A03"/>
  </w:style>
  <w:style w:type="paragraph" w:customStyle="1" w:styleId="B2B2523EFA5E4004A05D5C8005822A29">
    <w:name w:val="B2B2523EFA5E4004A05D5C8005822A29"/>
    <w:rsid w:val="00C42A03"/>
  </w:style>
  <w:style w:type="paragraph" w:customStyle="1" w:styleId="64C09860B1D44E18BF61994E5BBD1718">
    <w:name w:val="64C09860B1D44E18BF61994E5BBD1718"/>
    <w:rsid w:val="00C42A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1</Pages>
  <Words>973</Words>
  <Characters>5552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autonomous car</Company>
  <LinksUpToDate>false</LinksUpToDate>
  <CharactersWithSpaces>6512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project report</dc:title>
  <dc:subject/>
  <dc:creator>rajalakshmanan 786</dc:creator>
  <cp:keywords/>
  <dc:description/>
  <cp:lastModifiedBy>rajalakshmanan 786</cp:lastModifiedBy>
  <cp:revision>12</cp:revision>
  <dcterms:created xsi:type="dcterms:W3CDTF">2019-09-26T00:12:00Z</dcterms:created>
  <dcterms:modified xsi:type="dcterms:W3CDTF">2019-12-23T18:47:00Z</dcterms:modified>
</cp:coreProperties>
</file>